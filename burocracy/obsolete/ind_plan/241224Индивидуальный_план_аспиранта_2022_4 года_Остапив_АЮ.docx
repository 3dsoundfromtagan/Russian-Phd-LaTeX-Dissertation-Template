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6BD7A" w14:textId="141521C8" w:rsidR="00AC5AFD" w:rsidRPr="00CC637E" w:rsidRDefault="00C209B4" w:rsidP="00AC5AFD">
      <w:pPr>
        <w:spacing w:line="360" w:lineRule="auto"/>
        <w:rPr>
          <w:sz w:val="24"/>
          <w:u w:val="single"/>
        </w:rPr>
      </w:pPr>
      <w:r w:rsidRPr="00CC637E">
        <w:rPr>
          <w:sz w:val="24"/>
        </w:rPr>
        <w:t xml:space="preserve">Начало обучения </w:t>
      </w:r>
      <w:r w:rsidR="00730CAB" w:rsidRPr="00730CAB">
        <w:rPr>
          <w:sz w:val="24"/>
          <w:u w:val="single"/>
        </w:rPr>
        <w:t>01.09.2022</w:t>
      </w:r>
      <w:r w:rsidR="00764A28">
        <w:rPr>
          <w:sz w:val="24"/>
          <w:u w:val="single"/>
        </w:rPr>
        <w:tab/>
      </w:r>
      <w:r w:rsidR="00AC5AFD" w:rsidRPr="00CC637E">
        <w:rPr>
          <w:sz w:val="24"/>
        </w:rPr>
        <w:tab/>
      </w:r>
      <w:r w:rsidR="00AC5AFD" w:rsidRPr="00CC637E">
        <w:rPr>
          <w:sz w:val="24"/>
        </w:rPr>
        <w:tab/>
      </w:r>
      <w:r w:rsidR="00277C2D" w:rsidRPr="00CC637E">
        <w:rPr>
          <w:sz w:val="24"/>
        </w:rPr>
        <w:t>Физтех-ш</w:t>
      </w:r>
      <w:r w:rsidR="00AC5AFD" w:rsidRPr="00CC637E">
        <w:rPr>
          <w:sz w:val="24"/>
        </w:rPr>
        <w:t>кола</w:t>
      </w:r>
      <w:r w:rsidR="00E87C3C" w:rsidRPr="00CC637E">
        <w:rPr>
          <w:sz w:val="24"/>
        </w:rPr>
        <w:t xml:space="preserve"> </w:t>
      </w:r>
      <w:r w:rsidR="00730CAB">
        <w:rPr>
          <w:sz w:val="24"/>
          <w:u w:val="single"/>
        </w:rPr>
        <w:t>ФЭФМ</w:t>
      </w:r>
      <w:r w:rsidR="00E87C3C" w:rsidRPr="00CC637E">
        <w:rPr>
          <w:sz w:val="24"/>
          <w:u w:val="single"/>
        </w:rPr>
        <w:t>______</w:t>
      </w:r>
      <w:r w:rsidR="00277C2D" w:rsidRPr="00CC637E">
        <w:rPr>
          <w:sz w:val="24"/>
          <w:u w:val="single"/>
        </w:rPr>
        <w:tab/>
      </w:r>
      <w:r w:rsidR="00277C2D" w:rsidRPr="00CC637E">
        <w:rPr>
          <w:sz w:val="24"/>
          <w:u w:val="single"/>
        </w:rPr>
        <w:tab/>
      </w:r>
      <w:r w:rsidR="00277C2D" w:rsidRPr="00CC637E">
        <w:rPr>
          <w:sz w:val="24"/>
          <w:u w:val="single"/>
        </w:rPr>
        <w:tab/>
      </w:r>
    </w:p>
    <w:p w14:paraId="6BD863A9" w14:textId="5A7D869C" w:rsidR="00AC5AFD" w:rsidRPr="00CC637E" w:rsidRDefault="00AC5AFD" w:rsidP="00AC5AFD">
      <w:pPr>
        <w:spacing w:line="360" w:lineRule="auto"/>
        <w:rPr>
          <w:sz w:val="24"/>
          <w:u w:val="single"/>
        </w:rPr>
      </w:pPr>
      <w:r w:rsidRPr="00CC637E">
        <w:rPr>
          <w:sz w:val="24"/>
        </w:rPr>
        <w:t xml:space="preserve">Форма обучения </w:t>
      </w:r>
      <w:r w:rsidRPr="00CC637E">
        <w:rPr>
          <w:i/>
          <w:sz w:val="24"/>
        </w:rPr>
        <w:t>очная</w:t>
      </w:r>
      <w:r w:rsidRPr="00CC637E">
        <w:rPr>
          <w:sz w:val="24"/>
        </w:rPr>
        <w:tab/>
      </w:r>
      <w:r w:rsidRPr="00CC637E">
        <w:rPr>
          <w:sz w:val="24"/>
        </w:rPr>
        <w:tab/>
      </w:r>
      <w:r w:rsidRPr="00CC637E">
        <w:rPr>
          <w:sz w:val="24"/>
        </w:rPr>
        <w:tab/>
      </w:r>
      <w:r w:rsidRPr="00CC637E">
        <w:rPr>
          <w:sz w:val="24"/>
        </w:rPr>
        <w:tab/>
        <w:t>Департамент / кафедра</w:t>
      </w:r>
      <w:r w:rsidR="00764A28">
        <w:rPr>
          <w:sz w:val="24"/>
        </w:rPr>
        <w:t xml:space="preserve"> </w:t>
      </w:r>
      <w:r w:rsidR="0045407B">
        <w:rPr>
          <w:sz w:val="24"/>
          <w:u w:val="single"/>
        </w:rPr>
        <w:t>кафедра</w:t>
      </w:r>
      <w:r w:rsidR="00764A28">
        <w:rPr>
          <w:sz w:val="24"/>
          <w:u w:val="single"/>
        </w:rPr>
        <w:t xml:space="preserve"> </w:t>
      </w:r>
      <w:r w:rsidR="0045407B" w:rsidRPr="0045407B">
        <w:rPr>
          <w:sz w:val="24"/>
          <w:u w:val="single"/>
        </w:rPr>
        <w:t>фотоники</w:t>
      </w:r>
    </w:p>
    <w:p w14:paraId="67743EFB" w14:textId="77777777" w:rsidR="00AC5AFD" w:rsidRPr="00CC637E" w:rsidRDefault="00AC5AFD" w:rsidP="00AC5AFD">
      <w:pPr>
        <w:rPr>
          <w:sz w:val="24"/>
        </w:rPr>
      </w:pPr>
      <w:r w:rsidRPr="00CC637E">
        <w:rPr>
          <w:sz w:val="24"/>
        </w:rPr>
        <w:t xml:space="preserve">                                                                                  Руководитель департамента</w:t>
      </w:r>
      <w:r w:rsidRPr="00CC637E">
        <w:rPr>
          <w:sz w:val="24"/>
          <w:lang w:val="en-US"/>
        </w:rPr>
        <w:t> </w:t>
      </w:r>
      <w:r w:rsidRPr="00CC637E">
        <w:rPr>
          <w:sz w:val="24"/>
        </w:rPr>
        <w:t xml:space="preserve">/                      </w:t>
      </w:r>
    </w:p>
    <w:p w14:paraId="71A1154C" w14:textId="142D2D48" w:rsidR="00AC5AFD" w:rsidRPr="00CC637E" w:rsidRDefault="00AC5AFD" w:rsidP="00AC5AFD">
      <w:pPr>
        <w:spacing w:line="360" w:lineRule="auto"/>
        <w:rPr>
          <w:sz w:val="24"/>
        </w:rPr>
      </w:pPr>
      <w:r w:rsidRPr="00CC637E">
        <w:rPr>
          <w:sz w:val="24"/>
        </w:rPr>
        <w:t xml:space="preserve">                                                                                  </w:t>
      </w:r>
      <w:r w:rsidR="00764A28">
        <w:rPr>
          <w:sz w:val="24"/>
        </w:rPr>
        <w:t xml:space="preserve">зам. </w:t>
      </w:r>
      <w:r w:rsidRPr="00CC637E">
        <w:rPr>
          <w:sz w:val="24"/>
        </w:rPr>
        <w:t>заведующ</w:t>
      </w:r>
      <w:r w:rsidR="00764A28">
        <w:rPr>
          <w:sz w:val="24"/>
        </w:rPr>
        <w:t>его</w:t>
      </w:r>
      <w:r w:rsidRPr="00CC637E">
        <w:rPr>
          <w:sz w:val="24"/>
        </w:rPr>
        <w:t> кафедрой</w:t>
      </w:r>
    </w:p>
    <w:p w14:paraId="4BBAF6F3" w14:textId="13DE8767" w:rsidR="00AC5AFD" w:rsidRPr="00CC637E" w:rsidRDefault="00764A28" w:rsidP="00AC5AFD">
      <w:pPr>
        <w:ind w:firstLine="4962"/>
        <w:rPr>
          <w:sz w:val="24"/>
        </w:rPr>
      </w:pPr>
      <w:r w:rsidRPr="00764A28">
        <w:rPr>
          <w:sz w:val="24"/>
          <w:u w:val="single"/>
        </w:rPr>
        <w:t>Рябушкин Олег Алексеевич</w:t>
      </w:r>
      <w:r w:rsidR="00AC5AFD" w:rsidRPr="00CC637E">
        <w:rPr>
          <w:sz w:val="24"/>
        </w:rPr>
        <w:t>___________</w:t>
      </w:r>
    </w:p>
    <w:p w14:paraId="5EA0A94F" w14:textId="77777777" w:rsidR="00AC5AFD" w:rsidRPr="00CC637E" w:rsidRDefault="00AC5AFD" w:rsidP="00AC5AFD">
      <w:pPr>
        <w:ind w:firstLine="4962"/>
        <w:jc w:val="center"/>
        <w:rPr>
          <w:i/>
          <w:sz w:val="24"/>
          <w:vertAlign w:val="superscript"/>
        </w:rPr>
      </w:pPr>
      <w:r w:rsidRPr="00CC637E">
        <w:rPr>
          <w:i/>
          <w:sz w:val="24"/>
          <w:vertAlign w:val="superscript"/>
        </w:rPr>
        <w:t>фамилия, имя, отчество (при наличии)</w:t>
      </w:r>
    </w:p>
    <w:p w14:paraId="548C1E27" w14:textId="77777777" w:rsidR="00AC5AFD" w:rsidRPr="00CC637E" w:rsidRDefault="00AC5AFD" w:rsidP="00AC5AFD">
      <w:pPr>
        <w:spacing w:line="360" w:lineRule="auto"/>
        <w:rPr>
          <w:sz w:val="24"/>
          <w:vertAlign w:val="superscript"/>
        </w:rPr>
      </w:pPr>
    </w:p>
    <w:p w14:paraId="1E6DB1EF" w14:textId="77777777" w:rsidR="00DD0582" w:rsidRPr="00CC637E" w:rsidRDefault="00DD0582" w:rsidP="00AC5AFD">
      <w:pPr>
        <w:pStyle w:val="1"/>
        <w:rPr>
          <w:rFonts w:ascii="Peterburg" w:hAnsi="Peterburg"/>
        </w:rPr>
      </w:pPr>
    </w:p>
    <w:p w14:paraId="714FE9A6" w14:textId="77777777" w:rsidR="00DD0582" w:rsidRPr="00CC637E" w:rsidRDefault="00DD0582" w:rsidP="00AC5AFD">
      <w:pPr>
        <w:pStyle w:val="1"/>
        <w:rPr>
          <w:rFonts w:ascii="Peterburg" w:hAnsi="Peterburg"/>
        </w:rPr>
      </w:pPr>
    </w:p>
    <w:p w14:paraId="21C37E9E" w14:textId="5E534939" w:rsidR="00AC5AFD" w:rsidRPr="00CC637E" w:rsidRDefault="00631DAF" w:rsidP="00AC5AFD">
      <w:pPr>
        <w:pStyle w:val="1"/>
        <w:rPr>
          <w:rFonts w:ascii="Peterburg" w:hAnsi="Peterburg"/>
        </w:rPr>
      </w:pPr>
      <w:r w:rsidRPr="00CC637E">
        <w:rPr>
          <w:rFonts w:ascii="Peterburg" w:hAnsi="Peterburg"/>
        </w:rPr>
        <w:t xml:space="preserve">ИНДИВИДУАЛЬНЫЙ </w:t>
      </w:r>
      <w:r w:rsidR="00AC5AFD" w:rsidRPr="00CC637E">
        <w:rPr>
          <w:rFonts w:ascii="Peterburg" w:hAnsi="Peterburg"/>
        </w:rPr>
        <w:t xml:space="preserve">ПЛАН </w:t>
      </w:r>
      <w:r w:rsidR="00E056B3" w:rsidRPr="00CC637E">
        <w:rPr>
          <w:rFonts w:ascii="Peterburg" w:hAnsi="Peterburg"/>
        </w:rPr>
        <w:t xml:space="preserve">НАУЧНОЙ ДЕЯТЕЛЬНОСТИ </w:t>
      </w:r>
      <w:r w:rsidR="00AC5AFD" w:rsidRPr="00CC637E">
        <w:rPr>
          <w:rFonts w:ascii="Peterburg" w:hAnsi="Peterburg"/>
        </w:rPr>
        <w:t>АСПИРАНТА</w:t>
      </w:r>
    </w:p>
    <w:p w14:paraId="63DD29DF" w14:textId="77777777" w:rsidR="00AC5AFD" w:rsidRPr="00CC637E" w:rsidRDefault="00AC5AFD" w:rsidP="00AC5AFD">
      <w:pPr>
        <w:spacing w:line="360" w:lineRule="auto"/>
        <w:jc w:val="center"/>
        <w:rPr>
          <w:b/>
          <w:sz w:val="24"/>
        </w:rPr>
      </w:pPr>
    </w:p>
    <w:p w14:paraId="204BFE61" w14:textId="3F2C1BD3" w:rsidR="00AC5AFD" w:rsidRPr="00E4654C" w:rsidRDefault="00AC5AFD" w:rsidP="00AC5AFD">
      <w:pPr>
        <w:numPr>
          <w:ilvl w:val="0"/>
          <w:numId w:val="1"/>
        </w:numPr>
        <w:tabs>
          <w:tab w:val="center" w:pos="5245"/>
          <w:tab w:val="right" w:pos="9921"/>
        </w:tabs>
        <w:spacing w:line="360" w:lineRule="auto"/>
        <w:jc w:val="both"/>
        <w:rPr>
          <w:sz w:val="24"/>
          <w:u w:val="single"/>
        </w:rPr>
      </w:pPr>
      <w:r w:rsidRPr="00E4654C">
        <w:rPr>
          <w:sz w:val="24"/>
        </w:rPr>
        <w:t xml:space="preserve">Фамилия, имя, отчество </w:t>
      </w:r>
      <w:r w:rsidR="007B1F9C" w:rsidRPr="00E4654C">
        <w:rPr>
          <w:sz w:val="24"/>
          <w:u w:val="single"/>
        </w:rPr>
        <w:t>Остапив Алексей Юрьевич</w:t>
      </w:r>
    </w:p>
    <w:p w14:paraId="77A6D254" w14:textId="2FAEAD24" w:rsidR="00AC5AFD" w:rsidRPr="00020494" w:rsidRDefault="00DA5A97" w:rsidP="00AC5AFD">
      <w:pPr>
        <w:numPr>
          <w:ilvl w:val="0"/>
          <w:numId w:val="1"/>
        </w:numPr>
        <w:tabs>
          <w:tab w:val="center" w:pos="7371"/>
          <w:tab w:val="right" w:pos="9921"/>
        </w:tabs>
        <w:spacing w:line="240" w:lineRule="exact"/>
        <w:ind w:left="357" w:hanging="357"/>
        <w:jc w:val="both"/>
        <w:rPr>
          <w:sz w:val="24"/>
          <w:u w:val="single"/>
        </w:rPr>
      </w:pPr>
      <w:r w:rsidRPr="00020494">
        <w:rPr>
          <w:sz w:val="24"/>
        </w:rPr>
        <w:t xml:space="preserve">Группа научных специальностей </w:t>
      </w:r>
      <w:r w:rsidR="0045407B" w:rsidRPr="00020494">
        <w:rPr>
          <w:sz w:val="24"/>
          <w:u w:val="single"/>
        </w:rPr>
        <w:t>1.3. Физические науки</w:t>
      </w:r>
    </w:p>
    <w:p w14:paraId="55DFE6A3" w14:textId="77777777" w:rsidR="00AC5AFD" w:rsidRPr="00CC637E" w:rsidRDefault="00AC5AFD" w:rsidP="00AC5AFD">
      <w:pPr>
        <w:tabs>
          <w:tab w:val="center" w:pos="7371"/>
          <w:tab w:val="right" w:pos="9921"/>
        </w:tabs>
        <w:spacing w:line="360" w:lineRule="auto"/>
        <w:jc w:val="both"/>
        <w:rPr>
          <w:sz w:val="24"/>
          <w:u w:val="single"/>
        </w:rPr>
      </w:pPr>
    </w:p>
    <w:p w14:paraId="23DDF2FF" w14:textId="03CCB37D" w:rsidR="00277C2D" w:rsidRPr="00020494" w:rsidRDefault="00DA5A97" w:rsidP="00277C2D">
      <w:pPr>
        <w:numPr>
          <w:ilvl w:val="0"/>
          <w:numId w:val="1"/>
        </w:numPr>
        <w:tabs>
          <w:tab w:val="center" w:pos="7371"/>
          <w:tab w:val="right" w:pos="9921"/>
        </w:tabs>
        <w:spacing w:line="360" w:lineRule="auto"/>
        <w:ind w:left="357" w:hanging="357"/>
        <w:jc w:val="both"/>
        <w:rPr>
          <w:sz w:val="24"/>
          <w:u w:val="single"/>
        </w:rPr>
      </w:pPr>
      <w:r w:rsidRPr="00020494">
        <w:rPr>
          <w:sz w:val="24"/>
        </w:rPr>
        <w:t xml:space="preserve">Программа аспирантуры </w:t>
      </w:r>
      <w:r w:rsidR="00020494" w:rsidRPr="00020494">
        <w:rPr>
          <w:sz w:val="24"/>
          <w:u w:val="single"/>
        </w:rPr>
        <w:t>Физические науки</w:t>
      </w:r>
    </w:p>
    <w:p w14:paraId="208673B3" w14:textId="5928CEA6" w:rsidR="00AC5AFD" w:rsidRPr="00020494" w:rsidRDefault="00277C2D" w:rsidP="00277C2D">
      <w:pPr>
        <w:pStyle w:val="ab"/>
        <w:numPr>
          <w:ilvl w:val="0"/>
          <w:numId w:val="1"/>
        </w:numPr>
        <w:tabs>
          <w:tab w:val="center" w:pos="4678"/>
          <w:tab w:val="left" w:pos="9923"/>
        </w:tabs>
        <w:spacing w:line="360" w:lineRule="auto"/>
        <w:jc w:val="both"/>
        <w:rPr>
          <w:sz w:val="24"/>
          <w:u w:val="single"/>
        </w:rPr>
      </w:pPr>
      <w:r w:rsidRPr="00020494">
        <w:rPr>
          <w:sz w:val="24"/>
        </w:rPr>
        <w:t xml:space="preserve">Научная специальность </w:t>
      </w:r>
      <w:r w:rsidR="0045407B" w:rsidRPr="00020494">
        <w:rPr>
          <w:sz w:val="24"/>
          <w:u w:val="single"/>
        </w:rPr>
        <w:t>Лазерная физика</w:t>
      </w:r>
      <w:r w:rsidRPr="00020494">
        <w:rPr>
          <w:sz w:val="24"/>
          <w:u w:val="single"/>
        </w:rPr>
        <w:tab/>
      </w:r>
    </w:p>
    <w:p w14:paraId="755233AB" w14:textId="03841BB4" w:rsidR="00AC5AFD" w:rsidRPr="00020494" w:rsidRDefault="00AC5AFD" w:rsidP="00AC5AFD">
      <w:pPr>
        <w:numPr>
          <w:ilvl w:val="0"/>
          <w:numId w:val="1"/>
        </w:numPr>
        <w:tabs>
          <w:tab w:val="center" w:pos="4678"/>
          <w:tab w:val="left" w:pos="9923"/>
        </w:tabs>
        <w:spacing w:line="240" w:lineRule="exact"/>
        <w:jc w:val="both"/>
        <w:rPr>
          <w:sz w:val="24"/>
          <w:u w:val="single"/>
        </w:rPr>
      </w:pPr>
      <w:r w:rsidRPr="00020494">
        <w:rPr>
          <w:sz w:val="24"/>
        </w:rPr>
        <w:t>Тема </w:t>
      </w:r>
      <w:r w:rsidR="00102AB6" w:rsidRPr="00020494">
        <w:rPr>
          <w:sz w:val="24"/>
        </w:rPr>
        <w:t>диссертации</w:t>
      </w:r>
      <w:r w:rsidR="00020494">
        <w:rPr>
          <w:sz w:val="24"/>
        </w:rPr>
        <w:t xml:space="preserve"> </w:t>
      </w:r>
      <w:commentRangeStart w:id="0"/>
      <w:r w:rsidR="0045407B" w:rsidRPr="00020494">
        <w:rPr>
          <w:sz w:val="24"/>
          <w:u w:val="single"/>
        </w:rPr>
        <w:t>Индуцированные нелинейно-оптические процессы второго</w:t>
      </w:r>
      <w:ins w:id="1" w:author="Алексей Остапив" w:date="2024-12-24T19:54:00Z">
        <w:r w:rsidR="006D3B38">
          <w:rPr>
            <w:sz w:val="24"/>
            <w:u w:val="single"/>
          </w:rPr>
          <w:t xml:space="preserve"> и третьего</w:t>
        </w:r>
      </w:ins>
      <w:r w:rsidR="0045407B" w:rsidRPr="00020494">
        <w:rPr>
          <w:sz w:val="24"/>
          <w:u w:val="single"/>
        </w:rPr>
        <w:t xml:space="preserve"> порядк</w:t>
      </w:r>
      <w:ins w:id="2" w:author="Алексей Остапив" w:date="2024-12-24T19:54:00Z">
        <w:r w:rsidR="006D3B38">
          <w:rPr>
            <w:sz w:val="24"/>
            <w:u w:val="single"/>
          </w:rPr>
          <w:t>ов</w:t>
        </w:r>
      </w:ins>
      <w:del w:id="3" w:author="Алексей Остапив" w:date="2024-12-24T19:54:00Z">
        <w:r w:rsidR="0045407B" w:rsidRPr="00020494" w:rsidDel="006D3B38">
          <w:rPr>
            <w:sz w:val="24"/>
            <w:u w:val="single"/>
          </w:rPr>
          <w:delText>а</w:delText>
        </w:r>
      </w:del>
      <w:r w:rsidR="0045407B" w:rsidRPr="00020494">
        <w:rPr>
          <w:sz w:val="24"/>
          <w:u w:val="single"/>
        </w:rPr>
        <w:t xml:space="preserve"> в кварцевых волоконных световодах</w:t>
      </w:r>
      <w:commentRangeEnd w:id="0"/>
      <w:r w:rsidR="00027991">
        <w:rPr>
          <w:rStyle w:val="af3"/>
        </w:rPr>
        <w:commentReference w:id="0"/>
      </w:r>
      <w:r w:rsidR="00916E37">
        <w:rPr>
          <w:sz w:val="24"/>
          <w:u w:val="single"/>
        </w:rPr>
        <w:tab/>
      </w:r>
    </w:p>
    <w:p w14:paraId="6D952EBD" w14:textId="77777777" w:rsidR="00AC5AFD" w:rsidRPr="00CC637E" w:rsidRDefault="00AC5AFD" w:rsidP="00AC5AFD">
      <w:pPr>
        <w:tabs>
          <w:tab w:val="center" w:pos="4536"/>
          <w:tab w:val="right" w:pos="9921"/>
        </w:tabs>
        <w:spacing w:line="240" w:lineRule="exact"/>
        <w:jc w:val="both"/>
        <w:rPr>
          <w:sz w:val="24"/>
        </w:rPr>
      </w:pPr>
    </w:p>
    <w:p w14:paraId="0F2F002D" w14:textId="4C0763BC" w:rsidR="00AC5AFD" w:rsidRPr="00CC637E" w:rsidRDefault="00AC5AFD" w:rsidP="00AC5AFD">
      <w:pPr>
        <w:numPr>
          <w:ilvl w:val="0"/>
          <w:numId w:val="1"/>
        </w:numPr>
        <w:tabs>
          <w:tab w:val="center" w:pos="4678"/>
          <w:tab w:val="left" w:pos="9923"/>
        </w:tabs>
        <w:ind w:left="357" w:hanging="357"/>
        <w:jc w:val="both"/>
        <w:rPr>
          <w:sz w:val="24"/>
        </w:rPr>
      </w:pPr>
      <w:r w:rsidRPr="00CC637E">
        <w:rPr>
          <w:sz w:val="24"/>
        </w:rPr>
        <w:t>Научный руководитель</w:t>
      </w:r>
      <w:r w:rsidRPr="00CC637E">
        <w:rPr>
          <w:sz w:val="24"/>
          <w:u w:val="single"/>
        </w:rPr>
        <w:tab/>
      </w:r>
      <w:ins w:id="4" w:author="Алексей Остапив" w:date="2024-12-24T20:04:00Z">
        <w:r w:rsidR="00BE0579">
          <w:rPr>
            <w:sz w:val="24"/>
            <w:u w:val="single"/>
            <w:lang w:val="en-US"/>
          </w:rPr>
          <w:t xml:space="preserve"> </w:t>
        </w:r>
      </w:ins>
      <w:r w:rsidR="0045407B">
        <w:rPr>
          <w:sz w:val="24"/>
          <w:u w:val="single"/>
        </w:rPr>
        <w:t>Алексей Викторович Коняшкин</w:t>
      </w:r>
      <w:r w:rsidRPr="00CC637E">
        <w:rPr>
          <w:sz w:val="24"/>
        </w:rPr>
        <w:t>________________________________</w:t>
      </w:r>
    </w:p>
    <w:p w14:paraId="19266709" w14:textId="77777777" w:rsidR="00AC5AFD" w:rsidRPr="00CC637E" w:rsidRDefault="00AC5AFD" w:rsidP="00AC5AFD">
      <w:pPr>
        <w:ind w:left="2694"/>
        <w:jc w:val="center"/>
        <w:rPr>
          <w:i/>
          <w:position w:val="6"/>
          <w:sz w:val="16"/>
          <w:vertAlign w:val="superscript"/>
        </w:rPr>
      </w:pPr>
      <w:r w:rsidRPr="00CC637E">
        <w:rPr>
          <w:i/>
          <w:sz w:val="24"/>
          <w:vertAlign w:val="superscript"/>
        </w:rPr>
        <w:t>фамилия, имя, отчество (при наличии)</w:t>
      </w:r>
    </w:p>
    <w:p w14:paraId="714B8FF2" w14:textId="1236248F" w:rsidR="00AC5AFD" w:rsidRPr="00CC637E" w:rsidRDefault="00B15F3A" w:rsidP="00AC5AFD">
      <w:pPr>
        <w:tabs>
          <w:tab w:val="center" w:pos="4536"/>
          <w:tab w:val="right" w:pos="9639"/>
        </w:tabs>
        <w:spacing w:line="240" w:lineRule="exact"/>
        <w:jc w:val="both"/>
        <w:rPr>
          <w:sz w:val="24"/>
          <w:u w:val="single"/>
        </w:rPr>
      </w:pPr>
      <w:r>
        <w:rPr>
          <w:sz w:val="24"/>
          <w:u w:val="single"/>
        </w:rPr>
        <w:t>к.ф.-м.н., с.н.с.</w:t>
      </w:r>
      <w:r w:rsidR="00AC5AFD" w:rsidRPr="00CC637E">
        <w:rPr>
          <w:sz w:val="24"/>
          <w:u w:val="single"/>
        </w:rPr>
        <w:tab/>
      </w:r>
      <w:r w:rsidR="00AC5AFD" w:rsidRPr="00CC637E">
        <w:rPr>
          <w:sz w:val="24"/>
          <w:u w:val="single"/>
        </w:rPr>
        <w:tab/>
      </w:r>
      <w:r w:rsidR="00AC5AFD" w:rsidRPr="00CC637E">
        <w:rPr>
          <w:sz w:val="24"/>
          <w:u w:val="single"/>
        </w:rPr>
        <w:tab/>
      </w:r>
    </w:p>
    <w:p w14:paraId="7ADE2248" w14:textId="77777777" w:rsidR="00AC5AFD" w:rsidRPr="00CC637E" w:rsidRDefault="00AC5AFD" w:rsidP="00AC5AFD">
      <w:pPr>
        <w:spacing w:line="240" w:lineRule="exact"/>
        <w:jc w:val="center"/>
        <w:rPr>
          <w:i/>
          <w:position w:val="6"/>
          <w:sz w:val="16"/>
        </w:rPr>
      </w:pPr>
      <w:r w:rsidRPr="00CC637E">
        <w:rPr>
          <w:i/>
          <w:position w:val="6"/>
          <w:sz w:val="16"/>
        </w:rPr>
        <w:t>ученая степень, ученое звание</w:t>
      </w:r>
    </w:p>
    <w:p w14:paraId="36D62F99" w14:textId="77777777" w:rsidR="00AC5AFD" w:rsidRPr="00CC637E" w:rsidRDefault="00AC5AFD" w:rsidP="00AC5AFD">
      <w:pPr>
        <w:spacing w:line="360" w:lineRule="auto"/>
        <w:rPr>
          <w:position w:val="6"/>
          <w:sz w:val="24"/>
        </w:rPr>
      </w:pPr>
    </w:p>
    <w:p w14:paraId="51ECDBC5" w14:textId="77777777" w:rsidR="00AC5AFD" w:rsidRPr="00CC637E" w:rsidRDefault="00AC5AFD" w:rsidP="00AC5AFD">
      <w:pPr>
        <w:spacing w:line="360" w:lineRule="auto"/>
        <w:jc w:val="center"/>
        <w:rPr>
          <w:position w:val="6"/>
          <w:sz w:val="24"/>
        </w:rPr>
      </w:pPr>
    </w:p>
    <w:p w14:paraId="06B7F095" w14:textId="77777777" w:rsidR="00AC5AFD" w:rsidRPr="00CC637E" w:rsidRDefault="00AC5AFD" w:rsidP="00AC5AFD">
      <w:pPr>
        <w:spacing w:line="360" w:lineRule="auto"/>
        <w:rPr>
          <w:position w:val="6"/>
          <w:sz w:val="24"/>
        </w:rPr>
      </w:pPr>
    </w:p>
    <w:p w14:paraId="599539B4" w14:textId="77777777" w:rsidR="00AC5AFD" w:rsidRPr="004566EB" w:rsidRDefault="00AC5AFD" w:rsidP="00AC5AFD">
      <w:pPr>
        <w:spacing w:line="360" w:lineRule="auto"/>
        <w:jc w:val="both"/>
        <w:rPr>
          <w:position w:val="6"/>
          <w:sz w:val="24"/>
        </w:rPr>
      </w:pPr>
      <w:r w:rsidRPr="00CC637E">
        <w:rPr>
          <w:position w:val="6"/>
          <w:sz w:val="24"/>
        </w:rPr>
        <w:t xml:space="preserve">Тема </w:t>
      </w:r>
      <w:r w:rsidR="00C209B4" w:rsidRPr="00CC637E">
        <w:rPr>
          <w:position w:val="6"/>
          <w:sz w:val="24"/>
        </w:rPr>
        <w:t>диссертации</w:t>
      </w:r>
      <w:r w:rsidRPr="004566EB">
        <w:rPr>
          <w:position w:val="6"/>
          <w:sz w:val="24"/>
        </w:rPr>
        <w:t xml:space="preserve"> обсуждена на совещании департа</w:t>
      </w:r>
      <w:r w:rsidR="00C209B4">
        <w:rPr>
          <w:position w:val="6"/>
          <w:sz w:val="24"/>
        </w:rPr>
        <w:t>мента / заседании кафедры «___» </w:t>
      </w:r>
      <w:r w:rsidRPr="004566EB">
        <w:rPr>
          <w:position w:val="6"/>
          <w:sz w:val="24"/>
        </w:rPr>
        <w:t>________20 ___ г. и утверждена приказом № ____</w:t>
      </w:r>
      <w:r w:rsidR="00277C2D">
        <w:rPr>
          <w:position w:val="6"/>
          <w:sz w:val="24"/>
        </w:rPr>
        <w:t>___</w:t>
      </w:r>
      <w:r w:rsidRPr="004566EB">
        <w:rPr>
          <w:position w:val="6"/>
          <w:sz w:val="24"/>
        </w:rPr>
        <w:t xml:space="preserve"> от «___» _________20 ___ г.</w:t>
      </w:r>
    </w:p>
    <w:p w14:paraId="4CD3835C" w14:textId="77777777" w:rsidR="00AC5AFD" w:rsidRPr="004566EB" w:rsidRDefault="00AC5AFD" w:rsidP="00AC5AFD">
      <w:pPr>
        <w:tabs>
          <w:tab w:val="center" w:pos="4678"/>
          <w:tab w:val="left" w:pos="9923"/>
        </w:tabs>
        <w:spacing w:line="360" w:lineRule="auto"/>
        <w:jc w:val="both"/>
        <w:rPr>
          <w:sz w:val="24"/>
          <w:u w:val="single"/>
        </w:rPr>
      </w:pPr>
    </w:p>
    <w:p w14:paraId="69633982" w14:textId="77777777" w:rsidR="00AC5AFD" w:rsidRPr="004566EB" w:rsidRDefault="00AC5AFD" w:rsidP="00AC5AFD">
      <w:pPr>
        <w:rPr>
          <w:sz w:val="24"/>
        </w:rPr>
      </w:pPr>
    </w:p>
    <w:p w14:paraId="1EA22F4F" w14:textId="77777777" w:rsidR="00AC5AFD" w:rsidRPr="004566EB" w:rsidRDefault="00AC5AFD" w:rsidP="00AC5AFD">
      <w:pPr>
        <w:rPr>
          <w:sz w:val="24"/>
        </w:rPr>
      </w:pPr>
    </w:p>
    <w:p w14:paraId="4EFD9F92" w14:textId="77777777" w:rsidR="00AC5AFD" w:rsidRPr="004566EB" w:rsidRDefault="00AC5AFD" w:rsidP="00AC5AFD">
      <w:pPr>
        <w:rPr>
          <w:sz w:val="24"/>
        </w:rPr>
      </w:pPr>
      <w:r w:rsidRPr="004566EB">
        <w:rPr>
          <w:sz w:val="24"/>
        </w:rPr>
        <w:t xml:space="preserve">Руководитель департамента / заведующий кафедрой </w:t>
      </w:r>
      <w:r w:rsidR="00B508C5" w:rsidRPr="004566EB">
        <w:rPr>
          <w:sz w:val="24"/>
        </w:rPr>
        <w:tab/>
      </w:r>
      <w:r w:rsidR="00B508C5" w:rsidRPr="004566EB">
        <w:rPr>
          <w:sz w:val="24"/>
        </w:rPr>
        <w:tab/>
      </w:r>
      <w:r w:rsidRPr="004566EB">
        <w:rPr>
          <w:sz w:val="24"/>
        </w:rPr>
        <w:t>______</w:t>
      </w:r>
      <w:r w:rsidR="00B508C5" w:rsidRPr="004566EB">
        <w:rPr>
          <w:sz w:val="24"/>
        </w:rPr>
        <w:t>______________________</w:t>
      </w:r>
    </w:p>
    <w:p w14:paraId="72DF94E1" w14:textId="77777777" w:rsidR="00AC5AFD" w:rsidRPr="004566EB" w:rsidRDefault="00AC5AFD" w:rsidP="00B508C5">
      <w:pPr>
        <w:ind w:left="6095" w:firstLine="277"/>
        <w:jc w:val="center"/>
        <w:rPr>
          <w:sz w:val="24"/>
        </w:rPr>
      </w:pPr>
      <w:r w:rsidRPr="004566EB">
        <w:rPr>
          <w:i/>
          <w:sz w:val="16"/>
        </w:rPr>
        <w:t>подпись</w:t>
      </w:r>
    </w:p>
    <w:p w14:paraId="065F6AB6" w14:textId="77777777" w:rsidR="00AC5AFD" w:rsidRPr="004566EB" w:rsidRDefault="00AC5AFD" w:rsidP="00AC5AFD">
      <w:pPr>
        <w:jc w:val="right"/>
      </w:pPr>
    </w:p>
    <w:p w14:paraId="158D7C0C" w14:textId="77777777" w:rsidR="00AC5AFD" w:rsidRPr="004566EB" w:rsidRDefault="00AC5AFD" w:rsidP="00AC5AFD">
      <w:pPr>
        <w:jc w:val="center"/>
      </w:pPr>
    </w:p>
    <w:p w14:paraId="6FDC871D" w14:textId="3F894BA1" w:rsidR="00916E37" w:rsidRDefault="00916E37">
      <w:pPr>
        <w:spacing w:after="160" w:line="259" w:lineRule="auto"/>
        <w:rPr>
          <w:b/>
          <w:sz w:val="24"/>
        </w:rPr>
      </w:pPr>
      <w:r>
        <w:rPr>
          <w:b/>
          <w:sz w:val="24"/>
        </w:rPr>
        <w:br w:type="page"/>
      </w:r>
    </w:p>
    <w:p w14:paraId="7A384A8F" w14:textId="77777777" w:rsidR="00AC5AFD" w:rsidRPr="004566EB" w:rsidRDefault="00AC5AFD" w:rsidP="00AC5AFD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</w:p>
    <w:tbl>
      <w:tblPr>
        <w:tblStyle w:val="a5"/>
        <w:tblpPr w:leftFromText="180" w:rightFromText="180" w:vertAnchor="text" w:tblpY="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6"/>
      </w:tblGrid>
      <w:tr w:rsidR="004566EB" w:rsidRPr="004566EB" w14:paraId="507A8093" w14:textId="77777777" w:rsidTr="00036C62">
        <w:trPr>
          <w:trHeight w:val="2651"/>
        </w:trPr>
        <w:tc>
          <w:tcPr>
            <w:tcW w:w="4956" w:type="dxa"/>
          </w:tcPr>
          <w:p w14:paraId="5C9146DC" w14:textId="77777777" w:rsidR="00AC5AFD" w:rsidRPr="004566EB" w:rsidRDefault="00AC5AFD" w:rsidP="00036C62">
            <w:pPr>
              <w:jc w:val="center"/>
              <w:rPr>
                <w:sz w:val="24"/>
                <w:szCs w:val="24"/>
              </w:rPr>
            </w:pPr>
            <w:r w:rsidRPr="004566EB">
              <w:rPr>
                <w:noProof/>
              </w:rPr>
              <w:drawing>
                <wp:inline distT="0" distB="0" distL="0" distR="0" wp14:anchorId="5B48700D" wp14:editId="04FF83E9">
                  <wp:extent cx="1409700" cy="1409700"/>
                  <wp:effectExtent l="0" t="0" r="0" b="0"/>
                  <wp:docPr id="2" name="Рисунок 2" descr="http://qrcoder.ru/code/?https%3A%2F%2Fmipt.ru%2Faspirantura%2Fraspisanie%2F&amp;4&amp;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qrcoder.ru/code/?https%3A%2F%2Fmipt.ru%2Faspirantura%2Fraspisanie%2F&amp;4&amp;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4C5849F3" w14:textId="77777777" w:rsidR="00AC5AFD" w:rsidRPr="004566EB" w:rsidRDefault="00AC5AFD" w:rsidP="00036C62">
            <w:pPr>
              <w:jc w:val="center"/>
              <w:outlineLvl w:val="0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 xml:space="preserve">Сайт: </w:t>
            </w:r>
            <w:r w:rsidRPr="004566EB">
              <w:rPr>
                <w:sz w:val="24"/>
                <w:szCs w:val="24"/>
                <w:lang w:val="en-US"/>
              </w:rPr>
              <w:t>mipt</w:t>
            </w:r>
            <w:r w:rsidRPr="004566EB">
              <w:rPr>
                <w:sz w:val="24"/>
                <w:szCs w:val="24"/>
              </w:rPr>
              <w:t>.</w:t>
            </w:r>
            <w:r w:rsidRPr="004566EB">
              <w:rPr>
                <w:sz w:val="24"/>
                <w:szCs w:val="24"/>
                <w:lang w:val="en-US"/>
              </w:rPr>
              <w:t>ru</w:t>
            </w:r>
            <w:r w:rsidRPr="004566EB">
              <w:rPr>
                <w:sz w:val="24"/>
                <w:szCs w:val="24"/>
              </w:rPr>
              <w:t>/</w:t>
            </w:r>
            <w:r w:rsidRPr="004566EB">
              <w:rPr>
                <w:sz w:val="24"/>
                <w:szCs w:val="24"/>
                <w:lang w:val="en-US"/>
              </w:rPr>
              <w:t>aspirantura</w:t>
            </w:r>
            <w:r w:rsidRPr="004566EB">
              <w:rPr>
                <w:sz w:val="24"/>
                <w:szCs w:val="24"/>
              </w:rPr>
              <w:t>/</w:t>
            </w:r>
          </w:p>
          <w:p w14:paraId="7219DBEC" w14:textId="77777777" w:rsidR="00496D0E" w:rsidRPr="004566EB" w:rsidRDefault="00496D0E" w:rsidP="00496D0E">
            <w:pPr>
              <w:ind w:firstLine="1167"/>
              <w:outlineLvl w:val="0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>Учебное управление</w:t>
            </w:r>
          </w:p>
          <w:p w14:paraId="6516D51C" w14:textId="77777777" w:rsidR="00AC5AFD" w:rsidRPr="004566EB" w:rsidRDefault="00AC5AFD" w:rsidP="00036C62">
            <w:pPr>
              <w:jc w:val="center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 xml:space="preserve">Тел.: </w:t>
            </w:r>
            <w:r w:rsidR="00496D0E" w:rsidRPr="004566EB">
              <w:rPr>
                <w:sz w:val="24"/>
                <w:szCs w:val="24"/>
              </w:rPr>
              <w:t xml:space="preserve">8 </w:t>
            </w:r>
            <w:r w:rsidRPr="004566EB">
              <w:rPr>
                <w:sz w:val="24"/>
                <w:szCs w:val="24"/>
              </w:rPr>
              <w:t>(498) 744-65-21;</w:t>
            </w:r>
          </w:p>
          <w:p w14:paraId="37FA6E10" w14:textId="77777777" w:rsidR="00AC5AFD" w:rsidRPr="004566EB" w:rsidRDefault="00496D0E" w:rsidP="00036C62">
            <w:pPr>
              <w:jc w:val="center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 xml:space="preserve">8 </w:t>
            </w:r>
            <w:r w:rsidR="00AC5AFD" w:rsidRPr="004566EB">
              <w:rPr>
                <w:sz w:val="24"/>
                <w:szCs w:val="24"/>
              </w:rPr>
              <w:t xml:space="preserve">(498) 744-65-23; </w:t>
            </w:r>
          </w:p>
          <w:p w14:paraId="1D5D1BF4" w14:textId="77777777" w:rsidR="00AC5AFD" w:rsidRPr="004566EB" w:rsidRDefault="00496D0E" w:rsidP="00036C62">
            <w:pPr>
              <w:jc w:val="center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 xml:space="preserve">8 </w:t>
            </w:r>
            <w:r w:rsidR="00AC5AFD" w:rsidRPr="004566EB">
              <w:rPr>
                <w:sz w:val="24"/>
                <w:szCs w:val="24"/>
              </w:rPr>
              <w:t>(498) 744-65-59.</w:t>
            </w:r>
          </w:p>
          <w:p w14:paraId="180625B4" w14:textId="77777777" w:rsidR="00496D0E" w:rsidRPr="004566EB" w:rsidRDefault="00496D0E" w:rsidP="00496D0E">
            <w:pPr>
              <w:ind w:firstLine="1167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>Отдел аспирантуры</w:t>
            </w:r>
          </w:p>
          <w:p w14:paraId="3EE1177F" w14:textId="77777777" w:rsidR="00496D0E" w:rsidRPr="004566EB" w:rsidRDefault="00496D0E" w:rsidP="000D3ABC">
            <w:pPr>
              <w:ind w:firstLine="1167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>Тел. 8 (49</w:t>
            </w:r>
            <w:r w:rsidR="00C94A47">
              <w:rPr>
                <w:sz w:val="24"/>
                <w:szCs w:val="24"/>
              </w:rPr>
              <w:t>8</w:t>
            </w:r>
            <w:r w:rsidRPr="004566EB">
              <w:rPr>
                <w:sz w:val="24"/>
                <w:szCs w:val="24"/>
              </w:rPr>
              <w:t xml:space="preserve">) </w:t>
            </w:r>
            <w:r w:rsidR="00C94A47">
              <w:rPr>
                <w:sz w:val="24"/>
                <w:szCs w:val="24"/>
              </w:rPr>
              <w:t>713</w:t>
            </w:r>
            <w:r w:rsidRPr="004566EB">
              <w:rPr>
                <w:sz w:val="24"/>
                <w:szCs w:val="24"/>
              </w:rPr>
              <w:t>-</w:t>
            </w:r>
            <w:r w:rsidR="00C94A47">
              <w:rPr>
                <w:sz w:val="24"/>
                <w:szCs w:val="24"/>
              </w:rPr>
              <w:t>91-</w:t>
            </w:r>
            <w:r w:rsidRPr="004566EB">
              <w:rPr>
                <w:sz w:val="24"/>
                <w:szCs w:val="24"/>
              </w:rPr>
              <w:t>6</w:t>
            </w:r>
            <w:r w:rsidR="00C94A47">
              <w:rPr>
                <w:sz w:val="24"/>
                <w:szCs w:val="24"/>
              </w:rPr>
              <w:t>5</w:t>
            </w:r>
          </w:p>
          <w:p w14:paraId="5C4F4A50" w14:textId="77777777" w:rsidR="00AC5AFD" w:rsidRPr="004566EB" w:rsidRDefault="00AC5AFD" w:rsidP="00036C62"/>
          <w:p w14:paraId="68E2BD78" w14:textId="77777777" w:rsidR="00AC5AFD" w:rsidRPr="004566EB" w:rsidRDefault="00AC5AFD" w:rsidP="00036C62"/>
          <w:p w14:paraId="5D8B9FB3" w14:textId="77777777" w:rsidR="00AC5AFD" w:rsidRPr="004566EB" w:rsidRDefault="00AC5AFD" w:rsidP="00036C62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6A36C7C" w14:textId="77777777" w:rsidR="00AC5AFD" w:rsidRPr="004566EB" w:rsidRDefault="00AC5AFD" w:rsidP="00AC5AFD">
      <w:pPr>
        <w:spacing w:line="360" w:lineRule="auto"/>
        <w:jc w:val="center"/>
        <w:outlineLvl w:val="0"/>
        <w:rPr>
          <w:sz w:val="28"/>
          <w:szCs w:val="28"/>
        </w:rPr>
      </w:pPr>
      <w:r w:rsidRPr="004566EB">
        <w:rPr>
          <w:b/>
          <w:bCs/>
          <w:sz w:val="28"/>
          <w:szCs w:val="28"/>
        </w:rPr>
        <w:t>ПАМЯТКА АСПИРАНТА</w:t>
      </w:r>
    </w:p>
    <w:p w14:paraId="468585CC" w14:textId="77777777" w:rsidR="00AC5AFD" w:rsidRPr="00C209B4" w:rsidRDefault="00AC5AFD" w:rsidP="00AC5AFD">
      <w:pPr>
        <w:numPr>
          <w:ilvl w:val="0"/>
          <w:numId w:val="2"/>
        </w:numPr>
        <w:rPr>
          <w:sz w:val="24"/>
          <w:szCs w:val="24"/>
        </w:rPr>
      </w:pPr>
      <w:r w:rsidRPr="00C209B4">
        <w:rPr>
          <w:sz w:val="24"/>
          <w:szCs w:val="24"/>
        </w:rPr>
        <w:t>Оформление плана</w:t>
      </w:r>
    </w:p>
    <w:p w14:paraId="0B6AB828" w14:textId="77777777" w:rsidR="00AC5AFD" w:rsidRPr="004566EB" w:rsidRDefault="00314DD0" w:rsidP="00AC5AFD">
      <w:pPr>
        <w:ind w:firstLine="720"/>
        <w:jc w:val="both"/>
        <w:rPr>
          <w:sz w:val="24"/>
          <w:szCs w:val="24"/>
        </w:rPr>
      </w:pPr>
      <w:r w:rsidRPr="00C209B4">
        <w:rPr>
          <w:sz w:val="24"/>
          <w:szCs w:val="24"/>
        </w:rPr>
        <w:t>Индивидуальный план</w:t>
      </w:r>
      <w:r w:rsidR="00AC5AFD" w:rsidRPr="00C209B4">
        <w:rPr>
          <w:sz w:val="24"/>
          <w:szCs w:val="24"/>
        </w:rPr>
        <w:t xml:space="preserve"> работы</w:t>
      </w:r>
      <w:r w:rsidR="00AC5AFD" w:rsidRPr="004566EB">
        <w:rPr>
          <w:sz w:val="24"/>
          <w:szCs w:val="24"/>
        </w:rPr>
        <w:t xml:space="preserve"> аспиранта является руководящим документом, в котором должны быть отражены конкретные этапы исследования и внедрения полученных результатов.</w:t>
      </w:r>
    </w:p>
    <w:p w14:paraId="1827903B" w14:textId="77777777" w:rsidR="00AC5AFD" w:rsidRDefault="00A41B18" w:rsidP="00AC5AFD">
      <w:pPr>
        <w:ind w:firstLine="709"/>
        <w:jc w:val="both"/>
        <w:rPr>
          <w:sz w:val="24"/>
          <w:szCs w:val="24"/>
        </w:rPr>
      </w:pPr>
      <w:r w:rsidRPr="004566EB">
        <w:rPr>
          <w:sz w:val="24"/>
          <w:szCs w:val="24"/>
        </w:rPr>
        <w:t xml:space="preserve">Научный руководитель </w:t>
      </w:r>
      <w:r w:rsidR="00C209B4">
        <w:rPr>
          <w:sz w:val="24"/>
          <w:szCs w:val="24"/>
        </w:rPr>
        <w:t xml:space="preserve">и тема диссертации </w:t>
      </w:r>
      <w:r w:rsidRPr="004566EB">
        <w:rPr>
          <w:sz w:val="24"/>
          <w:szCs w:val="24"/>
        </w:rPr>
        <w:t>утверждается</w:t>
      </w:r>
      <w:r w:rsidR="00B3398A">
        <w:rPr>
          <w:sz w:val="24"/>
          <w:szCs w:val="24"/>
        </w:rPr>
        <w:t xml:space="preserve"> в течение </w:t>
      </w:r>
      <w:r w:rsidR="00C209B4">
        <w:rPr>
          <w:sz w:val="24"/>
          <w:szCs w:val="24"/>
        </w:rPr>
        <w:t>м</w:t>
      </w:r>
      <w:r w:rsidR="00AC5AFD" w:rsidRPr="004566EB">
        <w:rPr>
          <w:sz w:val="24"/>
          <w:szCs w:val="24"/>
        </w:rPr>
        <w:t>есяц</w:t>
      </w:r>
      <w:r w:rsidR="00C209B4">
        <w:rPr>
          <w:sz w:val="24"/>
          <w:szCs w:val="24"/>
        </w:rPr>
        <w:t>а</w:t>
      </w:r>
      <w:r w:rsidR="00AC5AFD" w:rsidRPr="004566EB">
        <w:rPr>
          <w:sz w:val="24"/>
          <w:szCs w:val="24"/>
        </w:rPr>
        <w:t xml:space="preserve"> после зачисления. </w:t>
      </w:r>
    </w:p>
    <w:p w14:paraId="40D4D5AA" w14:textId="77777777" w:rsidR="00C209B4" w:rsidRDefault="00D632A0" w:rsidP="00AC5AFD">
      <w:pPr>
        <w:ind w:firstLine="709"/>
        <w:jc w:val="both"/>
        <w:rPr>
          <w:sz w:val="24"/>
          <w:szCs w:val="24"/>
        </w:rPr>
      </w:pPr>
      <w:r w:rsidRPr="00C209B4">
        <w:rPr>
          <w:sz w:val="24"/>
          <w:szCs w:val="24"/>
        </w:rPr>
        <w:t>Индивидуальный план работы аспиранта заполняется вручную или при помощи технических средств. Оригинал индивидуального плана необходимо предоставить в отдел аспирантуры. Срок сдачи индивидуального плана - до 30 сентября в 1 семестре и до 20 июня во втором и последующих семестрах.</w:t>
      </w:r>
    </w:p>
    <w:p w14:paraId="4015B75F" w14:textId="77777777" w:rsidR="00D632A0" w:rsidRPr="004566EB" w:rsidRDefault="00D632A0" w:rsidP="00AC5AFD">
      <w:pPr>
        <w:ind w:firstLine="709"/>
        <w:jc w:val="both"/>
        <w:rPr>
          <w:sz w:val="24"/>
          <w:szCs w:val="24"/>
        </w:rPr>
      </w:pPr>
    </w:p>
    <w:p w14:paraId="1C287E79" w14:textId="77777777" w:rsidR="00AC5AFD" w:rsidRPr="004566EB" w:rsidRDefault="00AC5AFD" w:rsidP="00AC5AFD">
      <w:pPr>
        <w:numPr>
          <w:ilvl w:val="0"/>
          <w:numId w:val="2"/>
        </w:numPr>
        <w:jc w:val="both"/>
        <w:rPr>
          <w:sz w:val="24"/>
          <w:szCs w:val="24"/>
        </w:rPr>
      </w:pPr>
      <w:r w:rsidRPr="004566EB">
        <w:rPr>
          <w:sz w:val="24"/>
          <w:szCs w:val="24"/>
        </w:rPr>
        <w:t>Промежуточная аттестация</w:t>
      </w:r>
    </w:p>
    <w:p w14:paraId="58889BF5" w14:textId="77777777" w:rsidR="00AC5AFD" w:rsidRPr="004566EB" w:rsidRDefault="00AC5AFD" w:rsidP="00AC5AFD">
      <w:pPr>
        <w:ind w:firstLine="720"/>
        <w:jc w:val="both"/>
        <w:rPr>
          <w:sz w:val="24"/>
          <w:szCs w:val="24"/>
        </w:rPr>
      </w:pPr>
      <w:r w:rsidRPr="004566EB">
        <w:rPr>
          <w:sz w:val="24"/>
          <w:szCs w:val="24"/>
        </w:rPr>
        <w:t>За время обучения аспирант обязан пройти промежуточную аттестацию, в том числе сдать кандидатские экзамены по иностранному языку, истории и философии науки, специальной дисциплине в сроки, установленные учебным планом. Изменение сроков сдачи кандидатских экзаменов разрешается только в исключительных случаях при наличии письменного обоснования, подписанного научным руководителем и согласия руководителя департамента / заведующего кафедрой.</w:t>
      </w:r>
    </w:p>
    <w:p w14:paraId="0BD3E218" w14:textId="77777777" w:rsidR="00AC5AFD" w:rsidRPr="004566EB" w:rsidRDefault="00AC5AFD" w:rsidP="00AC5AFD">
      <w:pPr>
        <w:ind w:firstLine="720"/>
        <w:jc w:val="both"/>
        <w:rPr>
          <w:sz w:val="24"/>
          <w:szCs w:val="24"/>
        </w:rPr>
      </w:pPr>
      <w:r w:rsidRPr="004566EB">
        <w:rPr>
          <w:sz w:val="24"/>
          <w:szCs w:val="24"/>
        </w:rPr>
        <w:t xml:space="preserve">Контроль качества освоения программ аспирантуры включает в себя текущий контроль успеваемости, промежуточную аттестацию обучающихся и итоговую аттестацию. На заседании </w:t>
      </w:r>
      <w:r w:rsidR="00B3398A">
        <w:rPr>
          <w:sz w:val="24"/>
          <w:szCs w:val="24"/>
        </w:rPr>
        <w:t>структурного подразделения</w:t>
      </w:r>
      <w:r w:rsidRPr="004566EB">
        <w:rPr>
          <w:sz w:val="24"/>
          <w:szCs w:val="24"/>
        </w:rPr>
        <w:t>, к которо</w:t>
      </w:r>
      <w:r w:rsidR="00B3398A">
        <w:rPr>
          <w:sz w:val="24"/>
          <w:szCs w:val="24"/>
        </w:rPr>
        <w:t>му</w:t>
      </w:r>
      <w:r w:rsidRPr="004566EB">
        <w:rPr>
          <w:sz w:val="24"/>
          <w:szCs w:val="24"/>
        </w:rPr>
        <w:t xml:space="preserve"> прикреплен аспирант, ежегодно заслушивается отчет аспиранта и его научного руководителя о ходе выполнения плана за текущий период.</w:t>
      </w:r>
    </w:p>
    <w:p w14:paraId="5A956F42" w14:textId="77777777" w:rsidR="00AC5AFD" w:rsidRPr="004566EB" w:rsidRDefault="00AC5AFD" w:rsidP="00AC5AFD">
      <w:pPr>
        <w:ind w:firstLine="720"/>
        <w:jc w:val="both"/>
        <w:rPr>
          <w:sz w:val="24"/>
          <w:szCs w:val="24"/>
        </w:rPr>
      </w:pPr>
      <w:r w:rsidRPr="004566EB">
        <w:rPr>
          <w:sz w:val="24"/>
          <w:szCs w:val="24"/>
        </w:rPr>
        <w:t>Результаты проверки выполнения плана рассматриваются на совещании департамента /</w:t>
      </w:r>
      <w:r w:rsidRPr="004566EB">
        <w:rPr>
          <w:sz w:val="24"/>
          <w:szCs w:val="24"/>
          <w:lang w:val="en-US"/>
        </w:rPr>
        <w:t> </w:t>
      </w:r>
      <w:r w:rsidRPr="004566EB">
        <w:rPr>
          <w:sz w:val="24"/>
          <w:szCs w:val="24"/>
        </w:rPr>
        <w:t>заседании кафедры, где обсуждается вопрос о текущем состоянии подготовки аспиранта, планомерности подготовки аспиранта по всем этапам научной и научно-педагогической деятельности, публикации результатов исследований. Решение, принятое на совещании департамента /</w:t>
      </w:r>
      <w:r w:rsidRPr="004566EB">
        <w:rPr>
          <w:sz w:val="24"/>
          <w:szCs w:val="24"/>
          <w:lang w:val="en-US"/>
        </w:rPr>
        <w:t> </w:t>
      </w:r>
      <w:r w:rsidRPr="004566EB">
        <w:rPr>
          <w:sz w:val="24"/>
          <w:szCs w:val="24"/>
        </w:rPr>
        <w:t>заседании кафедры, фиксируется в индивидуальном плане аспиранта.</w:t>
      </w:r>
    </w:p>
    <w:p w14:paraId="31DA2E30" w14:textId="77777777" w:rsidR="00AC5AFD" w:rsidRDefault="00AC5AFD" w:rsidP="00AC5AFD">
      <w:pPr>
        <w:ind w:firstLine="720"/>
        <w:jc w:val="both"/>
        <w:rPr>
          <w:sz w:val="24"/>
          <w:szCs w:val="24"/>
        </w:rPr>
      </w:pPr>
      <w:r w:rsidRPr="004566EB">
        <w:rPr>
          <w:sz w:val="24"/>
          <w:szCs w:val="24"/>
        </w:rPr>
        <w:t>Если аспирант не выполнил без уважительных причин план работы на текущий период и имеет академическую задолженность, то он считается не прошедшим промежуточную аттестацию, что также фиксируется в его индивидуальном плане. За невыполнение индивидуального плана в установленные сроки аспирант подлежит отчислению из института.</w:t>
      </w:r>
    </w:p>
    <w:p w14:paraId="1A2AC0E8" w14:textId="77777777" w:rsidR="00C209B4" w:rsidRPr="004566EB" w:rsidRDefault="00C209B4" w:rsidP="00AC5AFD">
      <w:pPr>
        <w:ind w:firstLine="720"/>
        <w:jc w:val="both"/>
        <w:rPr>
          <w:sz w:val="24"/>
          <w:szCs w:val="24"/>
        </w:rPr>
      </w:pPr>
    </w:p>
    <w:p w14:paraId="7537331C" w14:textId="77777777" w:rsidR="008420E2" w:rsidRDefault="008420E2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1B0A72A" w14:textId="77777777" w:rsidR="006E7BE1" w:rsidRPr="004566EB" w:rsidRDefault="006E7BE1" w:rsidP="00AC5AFD">
      <w:pPr>
        <w:jc w:val="center"/>
        <w:outlineLvl w:val="0"/>
        <w:rPr>
          <w:b/>
          <w:sz w:val="24"/>
        </w:rPr>
      </w:pPr>
    </w:p>
    <w:p w14:paraId="5109E8F9" w14:textId="77777777" w:rsidR="00AC5AFD" w:rsidRPr="004566EB" w:rsidRDefault="00AC5AFD" w:rsidP="004F2F77">
      <w:pPr>
        <w:pStyle w:val="ab"/>
        <w:jc w:val="center"/>
        <w:outlineLvl w:val="0"/>
        <w:rPr>
          <w:b/>
          <w:sz w:val="24"/>
        </w:rPr>
      </w:pPr>
      <w:r w:rsidRPr="004566EB">
        <w:rPr>
          <w:b/>
          <w:sz w:val="24"/>
        </w:rPr>
        <w:t xml:space="preserve">ОБОСНОВАНИЕ ТЕМЫ </w:t>
      </w:r>
      <w:r w:rsidR="00DD5380" w:rsidRPr="004566EB">
        <w:rPr>
          <w:b/>
          <w:sz w:val="24"/>
        </w:rPr>
        <w:t>ДИССЕРТАЦИИ</w:t>
      </w:r>
      <w:r w:rsidR="005D3467" w:rsidRPr="004566EB">
        <w:rPr>
          <w:rStyle w:val="ae"/>
          <w:b/>
          <w:sz w:val="24"/>
        </w:rPr>
        <w:footnoteReference w:id="1"/>
      </w:r>
    </w:p>
    <w:p w14:paraId="043B75D2" w14:textId="77777777" w:rsidR="00AC5AFD" w:rsidRPr="004566EB" w:rsidRDefault="00AC5AFD" w:rsidP="00AC5AFD">
      <w:pPr>
        <w:rPr>
          <w:b/>
          <w:sz w:val="24"/>
        </w:rPr>
      </w:pPr>
    </w:p>
    <w:p w14:paraId="3499EDB1" w14:textId="77777777" w:rsidR="003D7108" w:rsidRDefault="00AC5AFD" w:rsidP="00AC5AFD">
      <w:pPr>
        <w:rPr>
          <w:sz w:val="24"/>
        </w:rPr>
      </w:pPr>
      <w:r w:rsidRPr="004566EB">
        <w:rPr>
          <w:sz w:val="24"/>
        </w:rPr>
        <w:t>Цель исследования</w:t>
      </w:r>
      <w:r w:rsidR="003D7108">
        <w:rPr>
          <w:sz w:val="24"/>
        </w:rPr>
        <w:t>:</w:t>
      </w:r>
    </w:p>
    <w:p w14:paraId="7823B933" w14:textId="5D33CDA6" w:rsidR="00AC5AFD" w:rsidRPr="005A55D9" w:rsidRDefault="00C82C53" w:rsidP="006B43ED">
      <w:pPr>
        <w:jc w:val="both"/>
        <w:rPr>
          <w:sz w:val="24"/>
        </w:rPr>
      </w:pPr>
      <w:r w:rsidRPr="005A55D9">
        <w:rPr>
          <w:sz w:val="24"/>
        </w:rPr>
        <w:t xml:space="preserve">Исследовать </w:t>
      </w:r>
      <w:del w:id="5" w:author="Алексей Остапив" w:date="2024-12-24T19:56:00Z">
        <w:r w:rsidRPr="005A55D9" w:rsidDel="006D3B38">
          <w:rPr>
            <w:sz w:val="24"/>
          </w:rPr>
          <w:delText>физические механизмы</w:delText>
        </w:r>
      </w:del>
      <w:ins w:id="6" w:author="Алексей Остапив" w:date="2024-12-24T19:56:00Z">
        <w:r w:rsidR="006D3B38">
          <w:rPr>
            <w:sz w:val="24"/>
          </w:rPr>
          <w:t>принципы</w:t>
        </w:r>
      </w:ins>
      <w:r w:rsidRPr="005A55D9">
        <w:rPr>
          <w:sz w:val="24"/>
        </w:rPr>
        <w:t xml:space="preserve"> </w:t>
      </w:r>
      <w:ins w:id="7" w:author="Алексей Остапив" w:date="2024-12-24T19:55:00Z">
        <w:r w:rsidR="006D3B38">
          <w:rPr>
            <w:sz w:val="24"/>
          </w:rPr>
          <w:t xml:space="preserve">взаимного влияния нелинейно-оптических эффектов третьего порядка в оптических волокнах. Исследовать физические механизмы </w:t>
        </w:r>
      </w:ins>
      <w:r w:rsidRPr="005A55D9">
        <w:rPr>
          <w:sz w:val="24"/>
        </w:rPr>
        <w:t xml:space="preserve">генерации второй гармоники в </w:t>
      </w:r>
      <w:del w:id="8" w:author="Алексей Остапив" w:date="2024-12-24T19:56:00Z">
        <w:r w:rsidRPr="005A55D9" w:rsidDel="006D3B38">
          <w:rPr>
            <w:sz w:val="24"/>
          </w:rPr>
          <w:delText xml:space="preserve">центросимметричных средах, в том числе </w:delText>
        </w:r>
      </w:del>
      <w:r w:rsidRPr="005A55D9">
        <w:rPr>
          <w:sz w:val="24"/>
        </w:rPr>
        <w:t>оптических волокнах. Определить температурные, модовые эффекты</w:t>
      </w:r>
      <w:r w:rsidR="00A2299B">
        <w:rPr>
          <w:sz w:val="24"/>
        </w:rPr>
        <w:t>, предложить математическую модель процесса</w:t>
      </w:r>
      <w:r w:rsidR="003D7108" w:rsidRPr="005A55D9">
        <w:rPr>
          <w:sz w:val="24"/>
        </w:rPr>
        <w:t>.</w:t>
      </w:r>
    </w:p>
    <w:p w14:paraId="6AF6578C" w14:textId="77777777" w:rsidR="00AC5AFD" w:rsidRPr="004566EB" w:rsidRDefault="00AC5AFD" w:rsidP="00AC5AFD">
      <w:pPr>
        <w:rPr>
          <w:sz w:val="24"/>
        </w:rPr>
      </w:pPr>
    </w:p>
    <w:p w14:paraId="660D592C" w14:textId="790C6D17" w:rsidR="003D7108" w:rsidRDefault="00AC5AFD" w:rsidP="00AC5AFD">
      <w:pPr>
        <w:rPr>
          <w:sz w:val="24"/>
        </w:rPr>
      </w:pPr>
      <w:r w:rsidRPr="004566EB">
        <w:rPr>
          <w:sz w:val="24"/>
        </w:rPr>
        <w:t>Актуальность темы</w:t>
      </w:r>
      <w:r w:rsidR="00C82C53">
        <w:rPr>
          <w:sz w:val="24"/>
        </w:rPr>
        <w:t xml:space="preserve">: </w:t>
      </w:r>
      <w:r w:rsidRPr="004566EB">
        <w:rPr>
          <w:sz w:val="24"/>
        </w:rPr>
        <w:t xml:space="preserve"> </w:t>
      </w:r>
    </w:p>
    <w:p w14:paraId="6CC20E54" w14:textId="3B99D463" w:rsidR="003D7108" w:rsidRDefault="003D7108" w:rsidP="003D7108">
      <w:pPr>
        <w:jc w:val="both"/>
        <w:rPr>
          <w:sz w:val="24"/>
        </w:rPr>
      </w:pPr>
      <w:r w:rsidRPr="003D7108">
        <w:rPr>
          <w:sz w:val="24"/>
        </w:rPr>
        <w:t xml:space="preserve">Эффективная генерация второй гармоники в оптическом волокне была экспериментально обнаружена в 1988 году, и с тех пор велись активные работы по определению физического механизма этого процесса, а также способов получения мощной и эффективной генерации. Стоит заметить, что полной микроскопической теории данного эффекта до сих пор не предложено, а разработки так и не привели к созданию мощного коммерческого волоконного лазера, основанного на генерации второй гармоники. Кроме того, в некоторых </w:t>
      </w:r>
      <w:r w:rsidR="00A2299B">
        <w:rPr>
          <w:sz w:val="24"/>
        </w:rPr>
        <w:t xml:space="preserve">современных </w:t>
      </w:r>
      <w:r w:rsidRPr="003D7108">
        <w:rPr>
          <w:sz w:val="24"/>
        </w:rPr>
        <w:t>применениях, генерация второй гармоники волокне может быть негативным эффектом, снижая мощность, ухудшая модовый состав и даже вызывая оптическое разрушение оптических элементов. Таким образом, задача всестороннего изучения процесса генерации второй гармоники вместе с предложением подавления этого эффекта в случаях, когда он является нежелательным, является современной и актуальной.</w:t>
      </w:r>
    </w:p>
    <w:p w14:paraId="077F6FBD" w14:textId="77777777" w:rsidR="003D7108" w:rsidRPr="003D7108" w:rsidRDefault="003D7108" w:rsidP="003D7108">
      <w:pPr>
        <w:jc w:val="both"/>
        <w:rPr>
          <w:sz w:val="24"/>
        </w:rPr>
      </w:pPr>
    </w:p>
    <w:p w14:paraId="136E1F55" w14:textId="31E90BB9" w:rsidR="006E7BE1" w:rsidRPr="004566EB" w:rsidRDefault="006E7BE1" w:rsidP="006E7BE1">
      <w:pPr>
        <w:spacing w:line="360" w:lineRule="auto"/>
        <w:rPr>
          <w:sz w:val="24"/>
        </w:rPr>
      </w:pPr>
      <w:r w:rsidRPr="004566EB">
        <w:rPr>
          <w:sz w:val="24"/>
        </w:rPr>
        <w:t>Аспирант     ______</w:t>
      </w:r>
      <w:r w:rsidR="00F1579F" w:rsidRPr="004566EB">
        <w:rPr>
          <w:sz w:val="24"/>
        </w:rPr>
        <w:t>____________ /</w:t>
      </w:r>
      <w:r w:rsidR="00174093">
        <w:rPr>
          <w:sz w:val="24"/>
        </w:rPr>
        <w:t>Остапив А.Ю.</w:t>
      </w:r>
    </w:p>
    <w:p w14:paraId="02B4BE99" w14:textId="188992B5" w:rsidR="00AC5AFD" w:rsidRPr="004566EB" w:rsidRDefault="00AC5AFD" w:rsidP="006E7BE1">
      <w:pPr>
        <w:spacing w:line="360" w:lineRule="auto"/>
        <w:rPr>
          <w:sz w:val="24"/>
        </w:rPr>
      </w:pPr>
      <w:r w:rsidRPr="004566EB">
        <w:rPr>
          <w:sz w:val="24"/>
        </w:rPr>
        <w:t xml:space="preserve">Научный руководитель </w:t>
      </w:r>
      <w:r w:rsidR="006E7BE1" w:rsidRPr="004566EB">
        <w:rPr>
          <w:sz w:val="24"/>
        </w:rPr>
        <w:t>__________</w:t>
      </w:r>
      <w:r w:rsidR="00F1579F" w:rsidRPr="004566EB">
        <w:rPr>
          <w:sz w:val="24"/>
        </w:rPr>
        <w:t>__________ /</w:t>
      </w:r>
      <w:r w:rsidR="00174093">
        <w:rPr>
          <w:sz w:val="24"/>
        </w:rPr>
        <w:t>Коняшкин А.В.</w:t>
      </w:r>
    </w:p>
    <w:p w14:paraId="6B00A854" w14:textId="77777777" w:rsidR="008420E2" w:rsidRDefault="008420E2">
      <w:pPr>
        <w:spacing w:after="160" w:line="259" w:lineRule="auto"/>
        <w:rPr>
          <w:sz w:val="24"/>
        </w:rPr>
      </w:pPr>
      <w:r>
        <w:rPr>
          <w:sz w:val="24"/>
        </w:rPr>
        <w:br w:type="page"/>
      </w:r>
    </w:p>
    <w:p w14:paraId="134699EE" w14:textId="5D27BEE1" w:rsidR="00AC5AFD" w:rsidRPr="004566EB" w:rsidRDefault="00AC5AFD" w:rsidP="004F2F77">
      <w:pPr>
        <w:pStyle w:val="2"/>
        <w:ind w:left="720"/>
        <w:jc w:val="center"/>
        <w:rPr>
          <w:rFonts w:ascii="Times New Roman" w:hAnsi="Times New Roman" w:cs="Times New Roman"/>
          <w:color w:val="auto"/>
        </w:rPr>
      </w:pPr>
      <w:r w:rsidRPr="00CC637E">
        <w:rPr>
          <w:rFonts w:ascii="Times New Roman" w:hAnsi="Times New Roman" w:cs="Times New Roman"/>
          <w:color w:val="auto"/>
        </w:rPr>
        <w:lastRenderedPageBreak/>
        <w:t>ПЛАН РАБОТЫ</w:t>
      </w:r>
      <w:r w:rsidR="00E056B3" w:rsidRPr="00CC637E">
        <w:rPr>
          <w:rFonts w:ascii="Times New Roman" w:hAnsi="Times New Roman" w:cs="Times New Roman"/>
          <w:color w:val="auto"/>
        </w:rPr>
        <w:t xml:space="preserve"> АСПИРАНТА</w:t>
      </w:r>
    </w:p>
    <w:p w14:paraId="168BE9CC" w14:textId="77777777" w:rsidR="004905B1" w:rsidRPr="004566EB" w:rsidRDefault="004905B1" w:rsidP="004905B1"/>
    <w:tbl>
      <w:tblPr>
        <w:tblStyle w:val="a5"/>
        <w:tblW w:w="10201" w:type="dxa"/>
        <w:tblLook w:val="04A0" w:firstRow="1" w:lastRow="0" w:firstColumn="1" w:lastColumn="0" w:noHBand="0" w:noVBand="1"/>
      </w:tblPr>
      <w:tblGrid>
        <w:gridCol w:w="5495"/>
        <w:gridCol w:w="2013"/>
        <w:gridCol w:w="2693"/>
      </w:tblGrid>
      <w:tr w:rsidR="004566EB" w:rsidRPr="004566EB" w14:paraId="04AD919F" w14:textId="77777777" w:rsidTr="006B44F6">
        <w:tc>
          <w:tcPr>
            <w:tcW w:w="5495" w:type="dxa"/>
          </w:tcPr>
          <w:p w14:paraId="109502A4" w14:textId="77777777" w:rsidR="00DB00D6" w:rsidRPr="004566EB" w:rsidRDefault="00DB00D6" w:rsidP="00AB3132">
            <w:pPr>
              <w:jc w:val="center"/>
              <w:rPr>
                <w:b/>
              </w:rPr>
            </w:pPr>
            <w:r w:rsidRPr="004566EB">
              <w:rPr>
                <w:b/>
              </w:rPr>
              <w:t>Наименование работы</w:t>
            </w:r>
          </w:p>
        </w:tc>
        <w:tc>
          <w:tcPr>
            <w:tcW w:w="2013" w:type="dxa"/>
          </w:tcPr>
          <w:p w14:paraId="3F9304A7" w14:textId="77777777" w:rsidR="00DB00D6" w:rsidRPr="004566EB" w:rsidRDefault="00DB00D6" w:rsidP="003A6D86">
            <w:pPr>
              <w:jc w:val="center"/>
              <w:rPr>
                <w:b/>
              </w:rPr>
            </w:pPr>
            <w:r w:rsidRPr="004566EB">
              <w:rPr>
                <w:b/>
              </w:rPr>
              <w:t>Период проведения</w:t>
            </w:r>
          </w:p>
        </w:tc>
        <w:tc>
          <w:tcPr>
            <w:tcW w:w="2693" w:type="dxa"/>
          </w:tcPr>
          <w:p w14:paraId="0626418E" w14:textId="77777777" w:rsidR="00DB00D6" w:rsidRPr="004566EB" w:rsidRDefault="00DB00D6" w:rsidP="00AB3132">
            <w:pPr>
              <w:rPr>
                <w:b/>
              </w:rPr>
            </w:pPr>
            <w:r w:rsidRPr="004566EB">
              <w:rPr>
                <w:b/>
              </w:rPr>
              <w:t>Срок выполнения и форма контроля</w:t>
            </w:r>
          </w:p>
        </w:tc>
      </w:tr>
      <w:tr w:rsidR="004566EB" w:rsidRPr="004566EB" w14:paraId="464301DD" w14:textId="77777777" w:rsidTr="006B44F6">
        <w:tc>
          <w:tcPr>
            <w:tcW w:w="5495" w:type="dxa"/>
          </w:tcPr>
          <w:p w14:paraId="11B83A9C" w14:textId="77777777" w:rsidR="00514B02" w:rsidRPr="004566EB" w:rsidRDefault="00514B02" w:rsidP="00514B02">
            <w:pPr>
              <w:rPr>
                <w:b/>
              </w:rPr>
            </w:pPr>
            <w:r w:rsidRPr="004566EB">
              <w:rPr>
                <w:b/>
              </w:rPr>
              <w:t xml:space="preserve">1. </w:t>
            </w:r>
            <w:r w:rsidR="002571B8">
              <w:rPr>
                <w:b/>
              </w:rPr>
              <w:t>Научный компонент</w:t>
            </w:r>
          </w:p>
          <w:p w14:paraId="63AD2ED6" w14:textId="77777777" w:rsidR="00260E43" w:rsidRPr="004566EB" w:rsidRDefault="00260E43" w:rsidP="00514B02">
            <w:pPr>
              <w:rPr>
                <w:b/>
              </w:rPr>
            </w:pPr>
          </w:p>
        </w:tc>
        <w:tc>
          <w:tcPr>
            <w:tcW w:w="2013" w:type="dxa"/>
          </w:tcPr>
          <w:p w14:paraId="05EAC27B" w14:textId="77777777" w:rsidR="00514B02" w:rsidRPr="004566EB" w:rsidRDefault="00514B02" w:rsidP="003A6D86">
            <w:pPr>
              <w:jc w:val="center"/>
              <w:rPr>
                <w:b/>
              </w:rPr>
            </w:pPr>
          </w:p>
        </w:tc>
        <w:tc>
          <w:tcPr>
            <w:tcW w:w="2693" w:type="dxa"/>
          </w:tcPr>
          <w:p w14:paraId="1A338A08" w14:textId="77777777" w:rsidR="00514B02" w:rsidRPr="004566EB" w:rsidRDefault="00514B02" w:rsidP="00AB3132">
            <w:pPr>
              <w:rPr>
                <w:b/>
              </w:rPr>
            </w:pPr>
          </w:p>
        </w:tc>
      </w:tr>
      <w:tr w:rsidR="00D632A0" w:rsidRPr="004566EB" w14:paraId="1E0B2C61" w14:textId="77777777" w:rsidTr="006B44F6">
        <w:tc>
          <w:tcPr>
            <w:tcW w:w="5495" w:type="dxa"/>
          </w:tcPr>
          <w:p w14:paraId="13AB5487" w14:textId="77777777" w:rsidR="00D632A0" w:rsidRPr="00D632A0" w:rsidRDefault="00D632A0" w:rsidP="00514B02">
            <w:r w:rsidRPr="00D632A0">
              <w:t>Научная деятельность, направленная на подготовку диссертации к защите</w:t>
            </w:r>
          </w:p>
        </w:tc>
        <w:tc>
          <w:tcPr>
            <w:tcW w:w="2013" w:type="dxa"/>
          </w:tcPr>
          <w:p w14:paraId="2ED67F55" w14:textId="77777777" w:rsidR="00D632A0" w:rsidRPr="00D632A0" w:rsidRDefault="00D632A0" w:rsidP="003A6D86">
            <w:pPr>
              <w:jc w:val="center"/>
            </w:pPr>
            <w:r>
              <w:t>1</w:t>
            </w:r>
            <w:r w:rsidRPr="00D632A0">
              <w:t>-8 семестр</w:t>
            </w:r>
          </w:p>
        </w:tc>
        <w:tc>
          <w:tcPr>
            <w:tcW w:w="2693" w:type="dxa"/>
          </w:tcPr>
          <w:p w14:paraId="75DFB3DF" w14:textId="77777777" w:rsidR="00D632A0" w:rsidRDefault="00D632A0" w:rsidP="00D632A0">
            <w:r>
              <w:t>1-8 семестр:</w:t>
            </w:r>
          </w:p>
          <w:p w14:paraId="2204639B" w14:textId="58B138C8" w:rsidR="00D632A0" w:rsidRDefault="00D632A0" w:rsidP="00D632A0">
            <w:r>
              <w:t>дифференцированный зачет</w:t>
            </w:r>
          </w:p>
          <w:p w14:paraId="79BDA9C2" w14:textId="77777777" w:rsidR="00257FDA" w:rsidRDefault="00257FDA" w:rsidP="00D632A0">
            <w:r>
              <w:t xml:space="preserve">2, 4, 5, 6, 7 семестр: </w:t>
            </w:r>
          </w:p>
          <w:p w14:paraId="21DC2F85" w14:textId="07D7B815" w:rsidR="00257FDA" w:rsidRDefault="00257FDA" w:rsidP="00D632A0">
            <w:r>
              <w:t>оценка по итогам аттестации</w:t>
            </w:r>
          </w:p>
          <w:p w14:paraId="1D6DF2E0" w14:textId="77777777" w:rsidR="00D632A0" w:rsidRPr="00D632A0" w:rsidRDefault="00D632A0" w:rsidP="00D632A0"/>
        </w:tc>
      </w:tr>
      <w:tr w:rsidR="00D632A0" w:rsidRPr="004566EB" w14:paraId="04D38180" w14:textId="77777777" w:rsidTr="006B44F6">
        <w:tc>
          <w:tcPr>
            <w:tcW w:w="5495" w:type="dxa"/>
          </w:tcPr>
          <w:p w14:paraId="6BB09B96" w14:textId="77F78A4F" w:rsidR="006B44F6" w:rsidRDefault="00D632A0" w:rsidP="006B44F6">
            <w:r w:rsidRPr="00D632A0">
              <w:t>Подготовка публикаций и (или) заявок на патенты на изобретения, полезные модели, промышленные образцы, селекционные достижения, свидетельства о государственной регистрации программ для электронных вычислительных машин, баз данных, топологий интегральных микросхем</w:t>
            </w:r>
            <w:r w:rsidR="006B44F6">
              <w:t xml:space="preserve"> (</w:t>
            </w:r>
            <w:r w:rsidR="006B44F6" w:rsidRPr="006B44F6">
              <w:rPr>
                <w:i/>
              </w:rPr>
              <w:t>публикация не менее 2-х статей в журналах из перечня ВАК, Web of  Science, Scopus</w:t>
            </w:r>
            <w:r w:rsidR="00CC637E">
              <w:rPr>
                <w:i/>
              </w:rPr>
              <w:t>,</w:t>
            </w:r>
            <w:r w:rsidR="00CC637E" w:rsidRPr="00CC637E">
              <w:rPr>
                <w:i/>
              </w:rPr>
              <w:t xml:space="preserve"> </w:t>
            </w:r>
            <w:r w:rsidR="00CC637E">
              <w:rPr>
                <w:i/>
                <w:lang w:val="en-US"/>
              </w:rPr>
              <w:t>RSCI</w:t>
            </w:r>
            <w:r w:rsidR="00CC637E">
              <w:rPr>
                <w:i/>
              </w:rPr>
              <w:t xml:space="preserve"> </w:t>
            </w:r>
            <w:r w:rsidR="006B44F6">
              <w:t>)</w:t>
            </w:r>
          </w:p>
          <w:p w14:paraId="2DB25723" w14:textId="289EB5C9" w:rsidR="006B44F6" w:rsidRPr="00D632A0" w:rsidRDefault="006B44F6" w:rsidP="006B44F6"/>
        </w:tc>
        <w:tc>
          <w:tcPr>
            <w:tcW w:w="2013" w:type="dxa"/>
          </w:tcPr>
          <w:p w14:paraId="2DC5A1A6" w14:textId="77777777" w:rsidR="00D632A0" w:rsidRPr="00D632A0" w:rsidRDefault="00D632A0" w:rsidP="003A6D86">
            <w:pPr>
              <w:jc w:val="center"/>
            </w:pPr>
            <w:r>
              <w:t>6, 8 семестр</w:t>
            </w:r>
          </w:p>
        </w:tc>
        <w:tc>
          <w:tcPr>
            <w:tcW w:w="2693" w:type="dxa"/>
          </w:tcPr>
          <w:p w14:paraId="3544E050" w14:textId="77777777" w:rsidR="00D632A0" w:rsidRDefault="00D632A0" w:rsidP="00AB3132">
            <w:r>
              <w:t>6, 8 семестр: зачет</w:t>
            </w:r>
          </w:p>
          <w:p w14:paraId="11D71F2B" w14:textId="75E38A7D" w:rsidR="006B44F6" w:rsidRPr="00D632A0" w:rsidRDefault="006B44F6" w:rsidP="00AB3132"/>
        </w:tc>
      </w:tr>
      <w:tr w:rsidR="00D632A0" w:rsidRPr="004566EB" w14:paraId="4E6B8C32" w14:textId="77777777" w:rsidTr="006B44F6">
        <w:tc>
          <w:tcPr>
            <w:tcW w:w="5495" w:type="dxa"/>
          </w:tcPr>
          <w:p w14:paraId="00D56533" w14:textId="77777777" w:rsidR="00D632A0" w:rsidRDefault="00D632A0" w:rsidP="00D632A0">
            <w:pPr>
              <w:pStyle w:val="ab"/>
              <w:numPr>
                <w:ilvl w:val="0"/>
                <w:numId w:val="18"/>
              </w:numPr>
              <w:ind w:left="426"/>
              <w:rPr>
                <w:b/>
              </w:rPr>
            </w:pPr>
            <w:r w:rsidRPr="00D632A0">
              <w:rPr>
                <w:b/>
              </w:rPr>
              <w:t>Образовательный компонент</w:t>
            </w:r>
          </w:p>
          <w:p w14:paraId="411BCCEA" w14:textId="06BFA2CE" w:rsidR="00CC637E" w:rsidRPr="00D632A0" w:rsidRDefault="00CC637E" w:rsidP="00CC637E">
            <w:pPr>
              <w:pStyle w:val="ab"/>
              <w:ind w:left="426"/>
              <w:rPr>
                <w:b/>
              </w:rPr>
            </w:pPr>
          </w:p>
        </w:tc>
        <w:tc>
          <w:tcPr>
            <w:tcW w:w="2013" w:type="dxa"/>
          </w:tcPr>
          <w:p w14:paraId="6290F670" w14:textId="77777777" w:rsidR="00D632A0" w:rsidRPr="004566EB" w:rsidRDefault="00D632A0" w:rsidP="003A6D86">
            <w:pPr>
              <w:jc w:val="center"/>
              <w:rPr>
                <w:b/>
              </w:rPr>
            </w:pPr>
          </w:p>
        </w:tc>
        <w:tc>
          <w:tcPr>
            <w:tcW w:w="2693" w:type="dxa"/>
          </w:tcPr>
          <w:p w14:paraId="6E4B00D3" w14:textId="77777777" w:rsidR="00D632A0" w:rsidRPr="004566EB" w:rsidRDefault="00D632A0" w:rsidP="00AB3132">
            <w:pPr>
              <w:rPr>
                <w:b/>
              </w:rPr>
            </w:pPr>
          </w:p>
        </w:tc>
      </w:tr>
      <w:tr w:rsidR="006B44F6" w:rsidRPr="004566EB" w14:paraId="298992DD" w14:textId="77777777" w:rsidTr="006B44F6">
        <w:tc>
          <w:tcPr>
            <w:tcW w:w="5495" w:type="dxa"/>
          </w:tcPr>
          <w:p w14:paraId="47D8E799" w14:textId="791CCA22" w:rsidR="006B44F6" w:rsidRPr="00D632A0" w:rsidRDefault="006B44F6" w:rsidP="006B44F6">
            <w:pPr>
              <w:pStyle w:val="ab"/>
              <w:numPr>
                <w:ilvl w:val="1"/>
                <w:numId w:val="18"/>
              </w:numPr>
              <w:ind w:left="426"/>
              <w:rPr>
                <w:b/>
              </w:rPr>
            </w:pPr>
            <w:r>
              <w:rPr>
                <w:b/>
              </w:rPr>
              <w:t>Дисциплины (модули)</w:t>
            </w:r>
          </w:p>
        </w:tc>
        <w:tc>
          <w:tcPr>
            <w:tcW w:w="2013" w:type="dxa"/>
          </w:tcPr>
          <w:p w14:paraId="6739B5B7" w14:textId="77777777" w:rsidR="006B44F6" w:rsidRPr="004566EB" w:rsidRDefault="006B44F6" w:rsidP="003A6D86">
            <w:pPr>
              <w:jc w:val="center"/>
              <w:rPr>
                <w:b/>
              </w:rPr>
            </w:pPr>
          </w:p>
        </w:tc>
        <w:tc>
          <w:tcPr>
            <w:tcW w:w="2693" w:type="dxa"/>
          </w:tcPr>
          <w:p w14:paraId="2BFD2538" w14:textId="77777777" w:rsidR="006B44F6" w:rsidRPr="004566EB" w:rsidRDefault="006B44F6" w:rsidP="00AB3132">
            <w:pPr>
              <w:rPr>
                <w:b/>
              </w:rPr>
            </w:pPr>
          </w:p>
        </w:tc>
      </w:tr>
      <w:tr w:rsidR="004566EB" w:rsidRPr="004566EB" w14:paraId="2ACC1AFD" w14:textId="77777777" w:rsidTr="006B44F6">
        <w:tc>
          <w:tcPr>
            <w:tcW w:w="5495" w:type="dxa"/>
          </w:tcPr>
          <w:p w14:paraId="0EEE4996" w14:textId="77777777" w:rsidR="00DB00D6" w:rsidRPr="004566EB" w:rsidRDefault="00DB00D6" w:rsidP="00A21A1C">
            <w:r w:rsidRPr="004566EB">
              <w:t>Иностранный язык</w:t>
            </w:r>
          </w:p>
        </w:tc>
        <w:tc>
          <w:tcPr>
            <w:tcW w:w="2013" w:type="dxa"/>
          </w:tcPr>
          <w:p w14:paraId="6689B6CA" w14:textId="77777777" w:rsidR="00DB00D6" w:rsidRPr="004566EB" w:rsidRDefault="00DB00D6" w:rsidP="003A6D86">
            <w:pPr>
              <w:pStyle w:val="ab"/>
              <w:ind w:left="0"/>
              <w:jc w:val="center"/>
            </w:pPr>
            <w:r w:rsidRPr="004566EB">
              <w:t>1-2 семестр</w:t>
            </w:r>
          </w:p>
        </w:tc>
        <w:tc>
          <w:tcPr>
            <w:tcW w:w="2693" w:type="dxa"/>
          </w:tcPr>
          <w:p w14:paraId="4C363F2B" w14:textId="77777777" w:rsidR="00C14698" w:rsidRPr="00905F96" w:rsidRDefault="00C14698" w:rsidP="004905B1">
            <w:pPr>
              <w:rPr>
                <w:i/>
              </w:rPr>
            </w:pPr>
            <w:r w:rsidRPr="004566EB">
              <w:t>1 семестр:</w:t>
            </w:r>
            <w:r w:rsidR="004603FA">
              <w:t xml:space="preserve"> </w:t>
            </w:r>
            <w:r w:rsidR="004603FA">
              <w:rPr>
                <w:i/>
              </w:rPr>
              <w:t>зачет</w:t>
            </w:r>
          </w:p>
          <w:p w14:paraId="58224204" w14:textId="77777777" w:rsidR="00DB00D6" w:rsidRPr="004566EB" w:rsidRDefault="00DB00D6" w:rsidP="004905B1">
            <w:r w:rsidRPr="004566EB">
              <w:t>2 семестр</w:t>
            </w:r>
            <w:r w:rsidR="00C14698" w:rsidRPr="004566EB">
              <w:t>:</w:t>
            </w:r>
          </w:p>
          <w:p w14:paraId="354B74C9" w14:textId="77777777" w:rsidR="00DB00D6" w:rsidRPr="00EA2746" w:rsidRDefault="00DB00D6" w:rsidP="004905B1">
            <w:pPr>
              <w:rPr>
                <w:i/>
              </w:rPr>
            </w:pPr>
            <w:r w:rsidRPr="00EA2746">
              <w:rPr>
                <w:i/>
              </w:rPr>
              <w:t xml:space="preserve">кандидатский экзамен </w:t>
            </w:r>
          </w:p>
        </w:tc>
      </w:tr>
      <w:tr w:rsidR="004566EB" w:rsidRPr="004566EB" w14:paraId="7A79D5DE" w14:textId="77777777" w:rsidTr="006B44F6">
        <w:tc>
          <w:tcPr>
            <w:tcW w:w="5495" w:type="dxa"/>
          </w:tcPr>
          <w:p w14:paraId="733418D3" w14:textId="77777777" w:rsidR="00DB00D6" w:rsidRPr="004566EB" w:rsidRDefault="00DB00D6" w:rsidP="00A21A1C">
            <w:r w:rsidRPr="004566EB">
              <w:t>История и философия науки</w:t>
            </w:r>
          </w:p>
        </w:tc>
        <w:tc>
          <w:tcPr>
            <w:tcW w:w="2013" w:type="dxa"/>
          </w:tcPr>
          <w:p w14:paraId="30A94A58" w14:textId="77777777" w:rsidR="00DB00D6" w:rsidRPr="004566EB" w:rsidRDefault="00DB00D6" w:rsidP="00AB3132">
            <w:pPr>
              <w:jc w:val="center"/>
            </w:pPr>
            <w:r w:rsidRPr="004566EB">
              <w:t>1-2 семестр</w:t>
            </w:r>
          </w:p>
        </w:tc>
        <w:tc>
          <w:tcPr>
            <w:tcW w:w="2693" w:type="dxa"/>
          </w:tcPr>
          <w:p w14:paraId="6995D6D3" w14:textId="77777777" w:rsidR="00E5534C" w:rsidRPr="004566EB" w:rsidRDefault="00E5534C" w:rsidP="00E5534C">
            <w:r w:rsidRPr="004566EB">
              <w:t>1 семестр:</w:t>
            </w:r>
            <w:r w:rsidR="00905F96">
              <w:t xml:space="preserve"> </w:t>
            </w:r>
            <w:r w:rsidR="004603FA">
              <w:rPr>
                <w:i/>
              </w:rPr>
              <w:t>зачет</w:t>
            </w:r>
          </w:p>
          <w:p w14:paraId="345F5A15" w14:textId="77777777" w:rsidR="00E5534C" w:rsidRPr="004566EB" w:rsidRDefault="00E5534C" w:rsidP="00E5534C">
            <w:r w:rsidRPr="004566EB">
              <w:t>2 семестр:</w:t>
            </w:r>
          </w:p>
          <w:p w14:paraId="490FB404" w14:textId="77777777" w:rsidR="00DB00D6" w:rsidRPr="00905F96" w:rsidRDefault="00DB00D6" w:rsidP="00E5534C">
            <w:pPr>
              <w:rPr>
                <w:i/>
              </w:rPr>
            </w:pPr>
            <w:r w:rsidRPr="00905F96">
              <w:rPr>
                <w:i/>
              </w:rPr>
              <w:t>кандидатский экзамен</w:t>
            </w:r>
          </w:p>
        </w:tc>
      </w:tr>
      <w:tr w:rsidR="004566EB" w:rsidRPr="004566EB" w14:paraId="22B39302" w14:textId="77777777" w:rsidTr="006B44F6">
        <w:tc>
          <w:tcPr>
            <w:tcW w:w="5495" w:type="dxa"/>
          </w:tcPr>
          <w:p w14:paraId="2F0E8C60" w14:textId="77777777" w:rsidR="00DB00D6" w:rsidRPr="004566EB" w:rsidRDefault="00DB00D6" w:rsidP="00A21A1C">
            <w:r w:rsidRPr="004566EB">
              <w:t>Специальная дисциплина в соответствии с темой диссертации на соискание ученой степени кандидата наук</w:t>
            </w:r>
          </w:p>
        </w:tc>
        <w:tc>
          <w:tcPr>
            <w:tcW w:w="2013" w:type="dxa"/>
          </w:tcPr>
          <w:p w14:paraId="5C2C19E9" w14:textId="77777777" w:rsidR="00DB00D6" w:rsidRPr="004566EB" w:rsidRDefault="00DB00D6" w:rsidP="00425D84">
            <w:pPr>
              <w:jc w:val="center"/>
              <w:rPr>
                <w:vertAlign w:val="superscript"/>
              </w:rPr>
            </w:pPr>
            <w:r w:rsidRPr="004566EB">
              <w:t xml:space="preserve">6 семестр </w:t>
            </w:r>
          </w:p>
          <w:p w14:paraId="22EAF416" w14:textId="77777777" w:rsidR="00DB00D6" w:rsidRPr="004566EB" w:rsidRDefault="00DB00D6" w:rsidP="00D70CEF">
            <w:pPr>
              <w:jc w:val="center"/>
              <w:rPr>
                <w:vertAlign w:val="superscript"/>
              </w:rPr>
            </w:pPr>
          </w:p>
        </w:tc>
        <w:tc>
          <w:tcPr>
            <w:tcW w:w="2693" w:type="dxa"/>
          </w:tcPr>
          <w:p w14:paraId="2AA2ADCF" w14:textId="77777777" w:rsidR="00DB00D6" w:rsidRPr="004566EB" w:rsidRDefault="000B79E6" w:rsidP="00F110F3">
            <w:r w:rsidRPr="004566EB">
              <w:t>6 семестр:</w:t>
            </w:r>
          </w:p>
          <w:p w14:paraId="3DF2B26B" w14:textId="77777777" w:rsidR="00DB00D6" w:rsidRPr="00905F96" w:rsidRDefault="00DB00D6" w:rsidP="00F110F3">
            <w:pPr>
              <w:rPr>
                <w:i/>
              </w:rPr>
            </w:pPr>
            <w:r w:rsidRPr="00905F96">
              <w:rPr>
                <w:i/>
              </w:rPr>
              <w:t>кандидатский экзамен</w:t>
            </w:r>
          </w:p>
        </w:tc>
      </w:tr>
      <w:tr w:rsidR="004566EB" w:rsidRPr="004566EB" w14:paraId="610E1447" w14:textId="77777777" w:rsidTr="006B44F6">
        <w:tc>
          <w:tcPr>
            <w:tcW w:w="5495" w:type="dxa"/>
          </w:tcPr>
          <w:p w14:paraId="5E1B68ED" w14:textId="77777777" w:rsidR="00DB00D6" w:rsidRPr="00F701E3" w:rsidRDefault="00DB00D6" w:rsidP="00F701E3">
            <w:r w:rsidRPr="004566EB">
              <w:t>Педагогика</w:t>
            </w:r>
            <w:r w:rsidR="00F701E3">
              <w:rPr>
                <w:lang w:val="en-US"/>
              </w:rPr>
              <w:t xml:space="preserve">/ </w:t>
            </w:r>
            <w:r w:rsidR="00F701E3">
              <w:t>Методика преподавания</w:t>
            </w:r>
          </w:p>
        </w:tc>
        <w:tc>
          <w:tcPr>
            <w:tcW w:w="2013" w:type="dxa"/>
          </w:tcPr>
          <w:p w14:paraId="5C952496" w14:textId="77777777" w:rsidR="00DB00D6" w:rsidRPr="004566EB" w:rsidRDefault="00DB00D6" w:rsidP="00763B69">
            <w:pPr>
              <w:jc w:val="center"/>
            </w:pPr>
            <w:r w:rsidRPr="004566EB">
              <w:t>1 семестр</w:t>
            </w:r>
          </w:p>
        </w:tc>
        <w:tc>
          <w:tcPr>
            <w:tcW w:w="2693" w:type="dxa"/>
          </w:tcPr>
          <w:p w14:paraId="1146B31D" w14:textId="77777777" w:rsidR="00DB00D6" w:rsidRDefault="00763B69" w:rsidP="00CC637E">
            <w:pPr>
              <w:rPr>
                <w:i/>
              </w:rPr>
            </w:pPr>
            <w:r w:rsidRPr="00087301">
              <w:t xml:space="preserve">1 семестр: </w:t>
            </w:r>
            <w:r w:rsidR="00CC637E">
              <w:rPr>
                <w:i/>
              </w:rPr>
              <w:t>экзамен</w:t>
            </w:r>
          </w:p>
          <w:p w14:paraId="60A97C2F" w14:textId="4CA5D770" w:rsidR="00CC637E" w:rsidRPr="00CC637E" w:rsidRDefault="00CC637E" w:rsidP="00CC637E"/>
        </w:tc>
      </w:tr>
      <w:tr w:rsidR="004566EB" w:rsidRPr="004566EB" w14:paraId="08107B3E" w14:textId="77777777" w:rsidTr="006B44F6">
        <w:trPr>
          <w:trHeight w:val="365"/>
        </w:trPr>
        <w:tc>
          <w:tcPr>
            <w:tcW w:w="5495" w:type="dxa"/>
          </w:tcPr>
          <w:p w14:paraId="770CB2FE" w14:textId="47437C60" w:rsidR="00977C98" w:rsidRPr="004566EB" w:rsidRDefault="00DB00D6" w:rsidP="000539A4">
            <w:pPr>
              <w:rPr>
                <w:i/>
                <w:vertAlign w:val="superscript"/>
              </w:rPr>
            </w:pPr>
            <w:r w:rsidRPr="000539A4">
              <w:t>Дисциплин</w:t>
            </w:r>
            <w:r w:rsidR="00B46A7C" w:rsidRPr="000539A4">
              <w:t>ы</w:t>
            </w:r>
            <w:r w:rsidRPr="000539A4">
              <w:t xml:space="preserve"> по выбору обучающего</w:t>
            </w:r>
            <w:r w:rsidR="00DB345F" w:rsidRPr="000539A4">
              <w:t>ся</w:t>
            </w:r>
            <w:r w:rsidR="00B46A7C" w:rsidRPr="000539A4">
              <w:t>:</w:t>
            </w:r>
            <w:r w:rsidR="00DB345F" w:rsidRPr="000539A4">
              <w:rPr>
                <w:rStyle w:val="ae"/>
              </w:rPr>
              <w:footnoteReference w:id="2"/>
            </w:r>
          </w:p>
        </w:tc>
        <w:tc>
          <w:tcPr>
            <w:tcW w:w="2013" w:type="dxa"/>
          </w:tcPr>
          <w:p w14:paraId="3D3B9FF4" w14:textId="0A975713" w:rsidR="00DB00D6" w:rsidRPr="004566EB" w:rsidRDefault="00DB00D6" w:rsidP="00304DD6">
            <w:pPr>
              <w:jc w:val="center"/>
            </w:pPr>
          </w:p>
        </w:tc>
        <w:tc>
          <w:tcPr>
            <w:tcW w:w="2693" w:type="dxa"/>
          </w:tcPr>
          <w:p w14:paraId="337419D9" w14:textId="7E8D3781" w:rsidR="00DB00D6" w:rsidRPr="00F758EF" w:rsidRDefault="00DB00D6" w:rsidP="00304DD6">
            <w:pPr>
              <w:rPr>
                <w:i/>
              </w:rPr>
            </w:pPr>
          </w:p>
        </w:tc>
      </w:tr>
      <w:tr w:rsidR="00B46A7C" w:rsidRPr="004566EB" w14:paraId="09473CF4" w14:textId="77777777" w:rsidTr="006B44F6">
        <w:tc>
          <w:tcPr>
            <w:tcW w:w="5495" w:type="dxa"/>
          </w:tcPr>
          <w:p w14:paraId="47EDFC46" w14:textId="768F5616" w:rsidR="00B46A7C" w:rsidRPr="004566EB" w:rsidRDefault="006E029C" w:rsidP="00B46A7C">
            <w:pPr>
              <w:rPr>
                <w:i/>
              </w:rPr>
            </w:pPr>
            <w:r w:rsidRPr="006E029C">
              <w:rPr>
                <w:i/>
              </w:rPr>
              <w:t>Поиск и верификация научной информации</w:t>
            </w:r>
          </w:p>
        </w:tc>
        <w:tc>
          <w:tcPr>
            <w:tcW w:w="2013" w:type="dxa"/>
          </w:tcPr>
          <w:p w14:paraId="0FF3F687" w14:textId="5EA31754" w:rsidR="00B46A7C" w:rsidRPr="004566EB" w:rsidRDefault="00B46A7C" w:rsidP="00B46A7C">
            <w:pPr>
              <w:jc w:val="center"/>
            </w:pPr>
            <w:r w:rsidRPr="004566EB">
              <w:t>1</w:t>
            </w:r>
            <w:r>
              <w:t xml:space="preserve"> </w:t>
            </w:r>
            <w:r w:rsidRPr="004566EB">
              <w:t xml:space="preserve"> семестр</w:t>
            </w:r>
          </w:p>
        </w:tc>
        <w:tc>
          <w:tcPr>
            <w:tcW w:w="2693" w:type="dxa"/>
          </w:tcPr>
          <w:p w14:paraId="1D455E81" w14:textId="31C2DD30" w:rsidR="00B46A7C" w:rsidRPr="00087301" w:rsidRDefault="00B46A7C" w:rsidP="00B46A7C">
            <w:r w:rsidRPr="00087301">
              <w:t xml:space="preserve">1 семестр: </w:t>
            </w:r>
            <w:r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62E0692E" w14:textId="77777777" w:rsidTr="006B44F6">
        <w:tc>
          <w:tcPr>
            <w:tcW w:w="5495" w:type="dxa"/>
          </w:tcPr>
          <w:p w14:paraId="4311E224" w14:textId="22AA66B2" w:rsidR="00FA2441" w:rsidRPr="004566EB" w:rsidRDefault="006E029C" w:rsidP="00FA2441">
            <w:pPr>
              <w:rPr>
                <w:i/>
              </w:rPr>
            </w:pPr>
            <w:r>
              <w:rPr>
                <w:i/>
              </w:rPr>
              <w:t>Авторское право</w:t>
            </w:r>
          </w:p>
        </w:tc>
        <w:tc>
          <w:tcPr>
            <w:tcW w:w="2013" w:type="dxa"/>
          </w:tcPr>
          <w:p w14:paraId="201D59BE" w14:textId="7FF9FCB1" w:rsidR="00FA2441" w:rsidRPr="004566EB" w:rsidRDefault="00FA2441" w:rsidP="00FA2441">
            <w:pPr>
              <w:jc w:val="center"/>
            </w:pPr>
            <w:r w:rsidRPr="004566EB">
              <w:t>1</w:t>
            </w:r>
            <w:r>
              <w:t xml:space="preserve"> </w:t>
            </w:r>
            <w:r w:rsidRPr="004566EB">
              <w:t xml:space="preserve"> семестр</w:t>
            </w:r>
          </w:p>
        </w:tc>
        <w:tc>
          <w:tcPr>
            <w:tcW w:w="2693" w:type="dxa"/>
          </w:tcPr>
          <w:p w14:paraId="21089F9F" w14:textId="346020BE" w:rsidR="00FA2441" w:rsidRPr="00087301" w:rsidRDefault="00FA2441" w:rsidP="00FA2441">
            <w:r w:rsidRPr="00087301">
              <w:t xml:space="preserve">1 семестр: </w:t>
            </w:r>
            <w:r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7FD4EDEF" w14:textId="77777777" w:rsidTr="006B44F6">
        <w:trPr>
          <w:trHeight w:val="441"/>
        </w:trPr>
        <w:tc>
          <w:tcPr>
            <w:tcW w:w="5495" w:type="dxa"/>
          </w:tcPr>
          <w:p w14:paraId="7B4121E0" w14:textId="65DB0587" w:rsidR="00FA2441" w:rsidRPr="00707A2C" w:rsidRDefault="00C45399" w:rsidP="00FA2441">
            <w:pPr>
              <w:rPr>
                <w:i/>
              </w:rPr>
            </w:pPr>
            <w:r>
              <w:rPr>
                <w:i/>
              </w:rPr>
              <w:t>Патенты, товарные знаки и коммерческая тайна</w:t>
            </w:r>
          </w:p>
        </w:tc>
        <w:tc>
          <w:tcPr>
            <w:tcW w:w="2013" w:type="dxa"/>
          </w:tcPr>
          <w:p w14:paraId="0CBD8298" w14:textId="77777777" w:rsidR="00FA2441" w:rsidRPr="004566EB" w:rsidRDefault="00FA2441" w:rsidP="00FA2441">
            <w:pPr>
              <w:jc w:val="center"/>
            </w:pPr>
            <w:r w:rsidRPr="004566EB">
              <w:t>2 семестр</w:t>
            </w:r>
          </w:p>
        </w:tc>
        <w:tc>
          <w:tcPr>
            <w:tcW w:w="2693" w:type="dxa"/>
          </w:tcPr>
          <w:p w14:paraId="5D47AA34" w14:textId="77777777" w:rsidR="00FA2441" w:rsidRPr="004566EB" w:rsidRDefault="00FA2441" w:rsidP="00FA2441">
            <w:r w:rsidRPr="004566EB">
              <w:t>2 семестр:</w:t>
            </w:r>
          </w:p>
          <w:p w14:paraId="21597472" w14:textId="77777777" w:rsidR="00FA2441" w:rsidRPr="00F758EF" w:rsidRDefault="00FA2441" w:rsidP="00FA2441">
            <w:pPr>
              <w:rPr>
                <w:i/>
              </w:rPr>
            </w:pPr>
            <w:r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69843E25" w14:textId="77777777" w:rsidTr="006B44F6">
        <w:trPr>
          <w:trHeight w:val="441"/>
        </w:trPr>
        <w:tc>
          <w:tcPr>
            <w:tcW w:w="5495" w:type="dxa"/>
          </w:tcPr>
          <w:p w14:paraId="2744D98D" w14:textId="13866DEE" w:rsidR="00FA2441" w:rsidRPr="00707A2C" w:rsidRDefault="00C45399" w:rsidP="00FA2441">
            <w:pPr>
              <w:rPr>
                <w:i/>
              </w:rPr>
            </w:pPr>
            <w:r w:rsidRPr="00C45399">
              <w:rPr>
                <w:i/>
              </w:rPr>
              <w:t>Экспертная оценка научных исследований</w:t>
            </w:r>
          </w:p>
        </w:tc>
        <w:tc>
          <w:tcPr>
            <w:tcW w:w="2013" w:type="dxa"/>
          </w:tcPr>
          <w:p w14:paraId="175ABF21" w14:textId="29800E44" w:rsidR="00FA2441" w:rsidRPr="004566EB" w:rsidRDefault="00FA2441" w:rsidP="00FA2441">
            <w:pPr>
              <w:jc w:val="center"/>
            </w:pPr>
            <w:r w:rsidRPr="004566EB">
              <w:t>2 семестр</w:t>
            </w:r>
          </w:p>
        </w:tc>
        <w:tc>
          <w:tcPr>
            <w:tcW w:w="2693" w:type="dxa"/>
          </w:tcPr>
          <w:p w14:paraId="30B012FB" w14:textId="77777777" w:rsidR="00FA2441" w:rsidRPr="004566EB" w:rsidRDefault="00FA2441" w:rsidP="00FA2441">
            <w:r w:rsidRPr="004566EB">
              <w:t>2 семестр:</w:t>
            </w:r>
          </w:p>
          <w:p w14:paraId="0F6324B7" w14:textId="6DD4FD93" w:rsidR="00FA2441" w:rsidRPr="004566EB" w:rsidRDefault="00FA2441" w:rsidP="00FA2441">
            <w:r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25ADECAD" w14:textId="77777777" w:rsidTr="006B44F6">
        <w:tc>
          <w:tcPr>
            <w:tcW w:w="5495" w:type="dxa"/>
          </w:tcPr>
          <w:p w14:paraId="4C805EE4" w14:textId="30B63FB8" w:rsidR="00FA2441" w:rsidRPr="00C45399" w:rsidRDefault="00C45399" w:rsidP="00FA2441">
            <w:pPr>
              <w:rPr>
                <w:i/>
                <w:lang w:val="en-US"/>
              </w:rPr>
            </w:pPr>
            <w:r>
              <w:rPr>
                <w:i/>
              </w:rPr>
              <w:t>Основы экономики организаций</w:t>
            </w:r>
          </w:p>
        </w:tc>
        <w:tc>
          <w:tcPr>
            <w:tcW w:w="2013" w:type="dxa"/>
          </w:tcPr>
          <w:p w14:paraId="73C53800" w14:textId="17605DFF" w:rsidR="00FA2441" w:rsidRPr="004566EB" w:rsidRDefault="00FA2441" w:rsidP="00FA2441">
            <w:pPr>
              <w:jc w:val="center"/>
            </w:pPr>
            <w:r w:rsidRPr="004566EB">
              <w:t>1</w:t>
            </w:r>
            <w:r w:rsidR="00C45399">
              <w:rPr>
                <w:lang w:val="en-US"/>
              </w:rPr>
              <w:t xml:space="preserve"> </w:t>
            </w:r>
            <w:r w:rsidRPr="004566EB">
              <w:t>семестр</w:t>
            </w:r>
          </w:p>
        </w:tc>
        <w:tc>
          <w:tcPr>
            <w:tcW w:w="2693" w:type="dxa"/>
          </w:tcPr>
          <w:p w14:paraId="70025CC5" w14:textId="34353975" w:rsidR="00FA2441" w:rsidRPr="00F758EF" w:rsidRDefault="00C45399" w:rsidP="00FA2441">
            <w:pPr>
              <w:rPr>
                <w:i/>
              </w:rPr>
            </w:pPr>
            <w:r>
              <w:rPr>
                <w:lang w:val="en-US"/>
              </w:rPr>
              <w:t xml:space="preserve">1 </w:t>
            </w:r>
            <w:r w:rsidR="00FA2441" w:rsidRPr="00087301">
              <w:t xml:space="preserve">семестр: </w:t>
            </w:r>
            <w:r w:rsidR="00FA2441"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33500EA4" w14:textId="77777777" w:rsidTr="006B44F6">
        <w:trPr>
          <w:trHeight w:val="561"/>
        </w:trPr>
        <w:tc>
          <w:tcPr>
            <w:tcW w:w="5495" w:type="dxa"/>
          </w:tcPr>
          <w:p w14:paraId="1C5D6D1C" w14:textId="15471642" w:rsidR="00FA2441" w:rsidRPr="004566EB" w:rsidRDefault="00FA2441" w:rsidP="00FA2441">
            <w:r w:rsidRPr="004566EB">
              <w:t>Факультативные дисциплины</w:t>
            </w:r>
            <w:r>
              <w:t xml:space="preserve"> (в</w:t>
            </w:r>
            <w:r w:rsidRPr="004566EB">
              <w:rPr>
                <w:i/>
              </w:rPr>
              <w:t>ыбор факультативных дисциплин по желанию обучающегося</w:t>
            </w:r>
            <w:r>
              <w:rPr>
                <w:i/>
              </w:rPr>
              <w:t>)</w:t>
            </w:r>
            <w:r w:rsidRPr="004566EB">
              <w:rPr>
                <w:i/>
                <w:vertAlign w:val="superscript"/>
              </w:rPr>
              <w:t>2</w:t>
            </w:r>
          </w:p>
        </w:tc>
        <w:tc>
          <w:tcPr>
            <w:tcW w:w="2013" w:type="dxa"/>
          </w:tcPr>
          <w:p w14:paraId="472F90DB" w14:textId="77777777" w:rsidR="00FA2441" w:rsidRPr="004566EB" w:rsidRDefault="00FA2441" w:rsidP="00FA2441">
            <w:pPr>
              <w:jc w:val="center"/>
            </w:pPr>
          </w:p>
        </w:tc>
        <w:tc>
          <w:tcPr>
            <w:tcW w:w="2693" w:type="dxa"/>
          </w:tcPr>
          <w:p w14:paraId="06D4F88E" w14:textId="77777777" w:rsidR="00FA2441" w:rsidRPr="004566EB" w:rsidRDefault="00FA2441" w:rsidP="00FA2441"/>
        </w:tc>
      </w:tr>
      <w:tr w:rsidR="00FA2441" w:rsidRPr="004566EB" w14:paraId="07A99BB3" w14:textId="77777777" w:rsidTr="006B44F6">
        <w:tc>
          <w:tcPr>
            <w:tcW w:w="5495" w:type="dxa"/>
          </w:tcPr>
          <w:p w14:paraId="5C7BECE3" w14:textId="77777777" w:rsidR="00FA2441" w:rsidRPr="004566EB" w:rsidRDefault="00FA2441" w:rsidP="00FA2441">
            <w:pPr>
              <w:rPr>
                <w:i/>
              </w:rPr>
            </w:pPr>
          </w:p>
        </w:tc>
        <w:tc>
          <w:tcPr>
            <w:tcW w:w="2013" w:type="dxa"/>
          </w:tcPr>
          <w:p w14:paraId="193B9EF4" w14:textId="0FCCE1AE" w:rsidR="00FA2441" w:rsidRPr="004566EB" w:rsidRDefault="00FA2441" w:rsidP="00FA2441">
            <w:pPr>
              <w:jc w:val="center"/>
            </w:pPr>
            <w:r>
              <w:t>__</w:t>
            </w:r>
            <w:r w:rsidRPr="004566EB">
              <w:t xml:space="preserve"> семестр</w:t>
            </w:r>
          </w:p>
        </w:tc>
        <w:tc>
          <w:tcPr>
            <w:tcW w:w="2693" w:type="dxa"/>
          </w:tcPr>
          <w:p w14:paraId="1F4DABFE" w14:textId="7712DEBF" w:rsidR="00FA2441" w:rsidRPr="004566EB" w:rsidRDefault="00FA2441" w:rsidP="00FA2441">
            <w:r>
              <w:t xml:space="preserve">__ семестр: </w:t>
            </w:r>
          </w:p>
          <w:p w14:paraId="01CBEF57" w14:textId="236CBCAA" w:rsidR="00FA2441" w:rsidRPr="00F758EF" w:rsidRDefault="00FA2441" w:rsidP="00FA2441">
            <w:pPr>
              <w:rPr>
                <w:i/>
              </w:rPr>
            </w:pPr>
            <w:r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463B2857" w14:textId="77777777" w:rsidTr="006B44F6">
        <w:tc>
          <w:tcPr>
            <w:tcW w:w="5495" w:type="dxa"/>
          </w:tcPr>
          <w:p w14:paraId="10C6D343" w14:textId="244F74EF" w:rsidR="00FA2441" w:rsidRPr="004566EB" w:rsidRDefault="00FA2441" w:rsidP="00FA2441">
            <w:pPr>
              <w:rPr>
                <w:b/>
              </w:rPr>
            </w:pPr>
            <w:r w:rsidRPr="004566EB">
              <w:rPr>
                <w:b/>
              </w:rPr>
              <w:t>2.</w:t>
            </w:r>
            <w:r>
              <w:rPr>
                <w:b/>
              </w:rPr>
              <w:t>2. П</w:t>
            </w:r>
            <w:r w:rsidRPr="004566EB">
              <w:rPr>
                <w:b/>
              </w:rPr>
              <w:t>рактики</w:t>
            </w:r>
          </w:p>
          <w:p w14:paraId="36A36269" w14:textId="77777777" w:rsidR="00FA2441" w:rsidRPr="004566EB" w:rsidRDefault="00FA2441" w:rsidP="00FA2441">
            <w:pPr>
              <w:rPr>
                <w:b/>
              </w:rPr>
            </w:pPr>
          </w:p>
        </w:tc>
        <w:tc>
          <w:tcPr>
            <w:tcW w:w="2013" w:type="dxa"/>
          </w:tcPr>
          <w:p w14:paraId="35031FC3" w14:textId="77777777" w:rsidR="00FA2441" w:rsidRPr="004566EB" w:rsidRDefault="00FA2441" w:rsidP="00FA2441">
            <w:pPr>
              <w:jc w:val="center"/>
            </w:pPr>
          </w:p>
        </w:tc>
        <w:tc>
          <w:tcPr>
            <w:tcW w:w="2693" w:type="dxa"/>
          </w:tcPr>
          <w:p w14:paraId="53E65441" w14:textId="77777777" w:rsidR="00FA2441" w:rsidRPr="004566EB" w:rsidRDefault="00FA2441" w:rsidP="00FA2441"/>
        </w:tc>
      </w:tr>
      <w:tr w:rsidR="00FA2441" w:rsidRPr="004566EB" w14:paraId="731C1123" w14:textId="77777777" w:rsidTr="006B44F6">
        <w:tc>
          <w:tcPr>
            <w:tcW w:w="5495" w:type="dxa"/>
          </w:tcPr>
          <w:p w14:paraId="66876C91" w14:textId="1A07480F" w:rsidR="00FA2441" w:rsidRPr="004566EB" w:rsidRDefault="00FA2441" w:rsidP="00FA2441">
            <w:r w:rsidRPr="004566EB">
              <w:t xml:space="preserve">Педагогическая практика </w:t>
            </w:r>
          </w:p>
          <w:p w14:paraId="745CE425" w14:textId="0FDDCB8C" w:rsidR="00FA2441" w:rsidRPr="004566EB" w:rsidRDefault="00FA2441" w:rsidP="00FA2441"/>
        </w:tc>
        <w:tc>
          <w:tcPr>
            <w:tcW w:w="2013" w:type="dxa"/>
          </w:tcPr>
          <w:p w14:paraId="2AA947BE" w14:textId="322EDC1C" w:rsidR="00FA2441" w:rsidRPr="004566EB" w:rsidRDefault="00FA2441" w:rsidP="00FA2441">
            <w:pPr>
              <w:jc w:val="center"/>
            </w:pPr>
            <w:r>
              <w:t>3</w:t>
            </w:r>
            <w:r w:rsidRPr="004566EB">
              <w:t xml:space="preserve"> семестр</w:t>
            </w:r>
          </w:p>
        </w:tc>
        <w:tc>
          <w:tcPr>
            <w:tcW w:w="2693" w:type="dxa"/>
          </w:tcPr>
          <w:p w14:paraId="3B3217DE" w14:textId="47CEA7EE" w:rsidR="00FA2441" w:rsidRPr="004566EB" w:rsidRDefault="00FA2441" w:rsidP="00FA2441">
            <w:r>
              <w:t>3</w:t>
            </w:r>
            <w:r w:rsidRPr="004566EB">
              <w:t xml:space="preserve"> семестр: </w:t>
            </w:r>
          </w:p>
          <w:p w14:paraId="0BCA834E" w14:textId="7C4537D4" w:rsidR="00FA2441" w:rsidRPr="005C724B" w:rsidRDefault="00FA2441" w:rsidP="00FA2441">
            <w:pPr>
              <w:rPr>
                <w:i/>
              </w:rPr>
            </w:pPr>
            <w:r w:rsidRPr="005C724B">
              <w:rPr>
                <w:i/>
              </w:rPr>
              <w:t>зачет</w:t>
            </w:r>
          </w:p>
        </w:tc>
      </w:tr>
      <w:tr w:rsidR="00FA2441" w:rsidRPr="004566EB" w14:paraId="561C085E" w14:textId="77777777" w:rsidTr="006B44F6">
        <w:tc>
          <w:tcPr>
            <w:tcW w:w="5495" w:type="dxa"/>
          </w:tcPr>
          <w:p w14:paraId="6E1F4D9A" w14:textId="2492DCD0" w:rsidR="00FA2441" w:rsidRPr="004566EB" w:rsidRDefault="00FA2441" w:rsidP="00FA2441">
            <w:r>
              <w:t>Научно-исследовательская практика (участие в конференции)</w:t>
            </w:r>
          </w:p>
        </w:tc>
        <w:tc>
          <w:tcPr>
            <w:tcW w:w="2013" w:type="dxa"/>
          </w:tcPr>
          <w:p w14:paraId="41F0FE16" w14:textId="59E0DA94" w:rsidR="00FA2441" w:rsidRPr="004566EB" w:rsidRDefault="00FA2441" w:rsidP="00FA2441">
            <w:pPr>
              <w:jc w:val="center"/>
            </w:pPr>
            <w:r>
              <w:t>4</w:t>
            </w:r>
            <w:r w:rsidRPr="004566EB">
              <w:t xml:space="preserve"> семестр</w:t>
            </w:r>
          </w:p>
        </w:tc>
        <w:tc>
          <w:tcPr>
            <w:tcW w:w="2693" w:type="dxa"/>
          </w:tcPr>
          <w:p w14:paraId="5550769F" w14:textId="1D07A735" w:rsidR="00FA2441" w:rsidRPr="004566EB" w:rsidRDefault="00FA2441" w:rsidP="00FA2441">
            <w:r>
              <w:t>4</w:t>
            </w:r>
            <w:r w:rsidRPr="004566EB">
              <w:t xml:space="preserve"> семестр:</w:t>
            </w:r>
          </w:p>
          <w:p w14:paraId="0AE3896E" w14:textId="77777777" w:rsidR="00FA2441" w:rsidRPr="005C724B" w:rsidRDefault="00FA2441" w:rsidP="00FA2441">
            <w:pPr>
              <w:rPr>
                <w:i/>
              </w:rPr>
            </w:pPr>
            <w:r w:rsidRPr="005C724B">
              <w:rPr>
                <w:i/>
              </w:rPr>
              <w:t>зачет</w:t>
            </w:r>
          </w:p>
        </w:tc>
      </w:tr>
      <w:tr w:rsidR="00FA2441" w:rsidRPr="004566EB" w14:paraId="6B2105CE" w14:textId="77777777" w:rsidTr="006B44F6">
        <w:tc>
          <w:tcPr>
            <w:tcW w:w="5495" w:type="dxa"/>
          </w:tcPr>
          <w:p w14:paraId="0C79DBF6" w14:textId="2AEB3CB7" w:rsidR="00FA2441" w:rsidRPr="004566EB" w:rsidRDefault="00FA2441" w:rsidP="00FA2441">
            <w:pPr>
              <w:rPr>
                <w:b/>
              </w:rPr>
            </w:pPr>
            <w:r w:rsidRPr="004566EB">
              <w:rPr>
                <w:b/>
              </w:rPr>
              <w:t xml:space="preserve">3. </w:t>
            </w:r>
            <w:r>
              <w:rPr>
                <w:b/>
              </w:rPr>
              <w:t>Итоговая аттестация</w:t>
            </w:r>
          </w:p>
          <w:p w14:paraId="39F82FBA" w14:textId="77777777" w:rsidR="00FA2441" w:rsidRPr="004566EB" w:rsidRDefault="00FA2441" w:rsidP="00FA2441">
            <w:pPr>
              <w:rPr>
                <w:b/>
              </w:rPr>
            </w:pPr>
          </w:p>
        </w:tc>
        <w:tc>
          <w:tcPr>
            <w:tcW w:w="2013" w:type="dxa"/>
          </w:tcPr>
          <w:p w14:paraId="014BD7BA" w14:textId="77777777" w:rsidR="00FA2441" w:rsidRPr="004566EB" w:rsidRDefault="00FA2441" w:rsidP="00FA2441">
            <w:pPr>
              <w:jc w:val="center"/>
            </w:pPr>
          </w:p>
        </w:tc>
        <w:tc>
          <w:tcPr>
            <w:tcW w:w="2693" w:type="dxa"/>
          </w:tcPr>
          <w:p w14:paraId="559FB64A" w14:textId="77777777" w:rsidR="00FA2441" w:rsidRPr="004566EB" w:rsidRDefault="00FA2441" w:rsidP="00FA2441"/>
        </w:tc>
      </w:tr>
      <w:tr w:rsidR="00FA2441" w:rsidRPr="004566EB" w14:paraId="452A6E75" w14:textId="77777777" w:rsidTr="006B44F6">
        <w:trPr>
          <w:trHeight w:val="374"/>
        </w:trPr>
        <w:tc>
          <w:tcPr>
            <w:tcW w:w="5495" w:type="dxa"/>
          </w:tcPr>
          <w:p w14:paraId="08AC8703" w14:textId="22080047" w:rsidR="00FA2441" w:rsidRPr="004566EB" w:rsidRDefault="00FA2441" w:rsidP="00FA2441">
            <w:r w:rsidRPr="00CF6BC3">
              <w:t>Оценка диссертации на предмет соответствия установленным критериям</w:t>
            </w:r>
          </w:p>
        </w:tc>
        <w:tc>
          <w:tcPr>
            <w:tcW w:w="2013" w:type="dxa"/>
          </w:tcPr>
          <w:p w14:paraId="5DC42CC5" w14:textId="77777777" w:rsidR="00FA2441" w:rsidRPr="004566EB" w:rsidRDefault="00FA2441" w:rsidP="00FA2441">
            <w:pPr>
              <w:jc w:val="center"/>
              <w:rPr>
                <w:vertAlign w:val="superscript"/>
              </w:rPr>
            </w:pPr>
            <w:r w:rsidRPr="004566EB">
              <w:t>8 семестр</w:t>
            </w:r>
          </w:p>
          <w:p w14:paraId="49F661A0" w14:textId="77777777" w:rsidR="00FA2441" w:rsidRPr="004566EB" w:rsidRDefault="00FA2441" w:rsidP="00FA2441">
            <w:pPr>
              <w:jc w:val="center"/>
              <w:rPr>
                <w:vertAlign w:val="superscript"/>
              </w:rPr>
            </w:pPr>
          </w:p>
        </w:tc>
        <w:tc>
          <w:tcPr>
            <w:tcW w:w="2693" w:type="dxa"/>
          </w:tcPr>
          <w:p w14:paraId="0C0C0BB9" w14:textId="77777777" w:rsidR="00FA2441" w:rsidRPr="004566EB" w:rsidRDefault="00FA2441" w:rsidP="00FA2441">
            <w:r w:rsidRPr="004566EB">
              <w:t>8 семестр</w:t>
            </w:r>
          </w:p>
        </w:tc>
      </w:tr>
    </w:tbl>
    <w:p w14:paraId="1460820E" w14:textId="0111E939" w:rsidR="007905A5" w:rsidRPr="004566EB" w:rsidRDefault="007905A5" w:rsidP="00617FCA">
      <w:pPr>
        <w:spacing w:line="360" w:lineRule="auto"/>
        <w:rPr>
          <w:sz w:val="22"/>
          <w:szCs w:val="22"/>
        </w:rPr>
      </w:pPr>
      <w:r w:rsidRPr="004566EB">
        <w:rPr>
          <w:sz w:val="22"/>
          <w:szCs w:val="22"/>
        </w:rPr>
        <w:t>Аспирант     ______</w:t>
      </w:r>
      <w:r w:rsidR="00F1579F" w:rsidRPr="004566EB">
        <w:rPr>
          <w:sz w:val="22"/>
          <w:szCs w:val="22"/>
        </w:rPr>
        <w:t>____________ /</w:t>
      </w:r>
      <w:r w:rsidR="0021666F">
        <w:rPr>
          <w:sz w:val="22"/>
          <w:szCs w:val="22"/>
        </w:rPr>
        <w:t>Остапив А.Ю.</w:t>
      </w:r>
    </w:p>
    <w:p w14:paraId="556A01EA" w14:textId="7208D9CF" w:rsidR="007905A5" w:rsidRPr="004566EB" w:rsidRDefault="007905A5" w:rsidP="00617FCA">
      <w:pPr>
        <w:spacing w:line="360" w:lineRule="auto"/>
        <w:rPr>
          <w:sz w:val="22"/>
          <w:szCs w:val="22"/>
        </w:rPr>
      </w:pPr>
      <w:r w:rsidRPr="004566EB">
        <w:rPr>
          <w:sz w:val="22"/>
          <w:szCs w:val="22"/>
        </w:rPr>
        <w:t>Научный руководитель __________</w:t>
      </w:r>
      <w:r w:rsidR="00F1579F" w:rsidRPr="004566EB">
        <w:rPr>
          <w:sz w:val="22"/>
          <w:szCs w:val="22"/>
        </w:rPr>
        <w:t>__________ /</w:t>
      </w:r>
      <w:r w:rsidR="0021666F">
        <w:rPr>
          <w:sz w:val="22"/>
          <w:szCs w:val="22"/>
        </w:rPr>
        <w:t>Коняшкин А.В.</w:t>
      </w:r>
    </w:p>
    <w:p w14:paraId="5ED85C00" w14:textId="37A01D4F" w:rsidR="00D718EF" w:rsidRDefault="00B10CA9" w:rsidP="00221AED">
      <w:pPr>
        <w:spacing w:line="360" w:lineRule="auto"/>
        <w:rPr>
          <w:sz w:val="22"/>
          <w:szCs w:val="22"/>
        </w:rPr>
      </w:pPr>
      <w:r w:rsidRPr="004566EB">
        <w:rPr>
          <w:sz w:val="22"/>
          <w:szCs w:val="22"/>
        </w:rPr>
        <w:t>Заведующий кафедрой  __________</w:t>
      </w:r>
      <w:r w:rsidR="00F1579F" w:rsidRPr="004566EB">
        <w:rPr>
          <w:sz w:val="22"/>
          <w:szCs w:val="22"/>
        </w:rPr>
        <w:t xml:space="preserve">__________ / </w:t>
      </w:r>
      <w:r w:rsidR="0021666F">
        <w:rPr>
          <w:sz w:val="22"/>
          <w:szCs w:val="22"/>
        </w:rPr>
        <w:t>Рябушкин О.А.</w:t>
      </w:r>
    </w:p>
    <w:p w14:paraId="32946FD8" w14:textId="70FAC844" w:rsidR="00AC5AFD" w:rsidRPr="004566EB" w:rsidRDefault="00F7152E" w:rsidP="00D718EF">
      <w:pPr>
        <w:spacing w:line="360" w:lineRule="auto"/>
        <w:jc w:val="center"/>
        <w:rPr>
          <w:b/>
          <w:sz w:val="24"/>
          <w:szCs w:val="24"/>
          <w:vertAlign w:val="superscript"/>
        </w:rPr>
      </w:pPr>
      <w:r w:rsidRPr="00CC637E">
        <w:rPr>
          <w:b/>
          <w:sz w:val="24"/>
          <w:szCs w:val="24"/>
        </w:rPr>
        <w:lastRenderedPageBreak/>
        <w:t>ПЛАН</w:t>
      </w:r>
      <w:r w:rsidR="00E056B3" w:rsidRPr="00CC637E">
        <w:rPr>
          <w:b/>
          <w:sz w:val="24"/>
          <w:szCs w:val="24"/>
        </w:rPr>
        <w:t xml:space="preserve"> ПОДГОТОВКИ</w:t>
      </w:r>
      <w:r w:rsidRPr="00CC637E">
        <w:rPr>
          <w:b/>
          <w:sz w:val="24"/>
          <w:szCs w:val="24"/>
        </w:rPr>
        <w:t xml:space="preserve"> </w:t>
      </w:r>
      <w:r w:rsidR="00F73B77" w:rsidRPr="00CC637E">
        <w:rPr>
          <w:b/>
          <w:sz w:val="24"/>
          <w:szCs w:val="24"/>
        </w:rPr>
        <w:t>ДИССЕРТАЦИИ</w:t>
      </w:r>
      <w:r w:rsidR="0074320A" w:rsidRPr="00CC637E">
        <w:rPr>
          <w:rStyle w:val="ae"/>
          <w:b/>
          <w:sz w:val="24"/>
          <w:szCs w:val="24"/>
        </w:rPr>
        <w:footnoteReference w:id="3"/>
      </w:r>
    </w:p>
    <w:p w14:paraId="03937163" w14:textId="77777777" w:rsidR="007905A5" w:rsidRPr="004566EB" w:rsidRDefault="007905A5" w:rsidP="00AC5AFD"/>
    <w:tbl>
      <w:tblPr>
        <w:tblStyle w:val="a5"/>
        <w:tblW w:w="10343" w:type="dxa"/>
        <w:tblLook w:val="04A0" w:firstRow="1" w:lastRow="0" w:firstColumn="1" w:lastColumn="0" w:noHBand="0" w:noVBand="1"/>
      </w:tblPr>
      <w:tblGrid>
        <w:gridCol w:w="4673"/>
        <w:gridCol w:w="1843"/>
        <w:gridCol w:w="1984"/>
        <w:gridCol w:w="1843"/>
      </w:tblGrid>
      <w:tr w:rsidR="004566EB" w:rsidRPr="004566EB" w14:paraId="03E7E623" w14:textId="77777777" w:rsidTr="003F3DE7">
        <w:tc>
          <w:tcPr>
            <w:tcW w:w="4673" w:type="dxa"/>
            <w:vAlign w:val="center"/>
          </w:tcPr>
          <w:p w14:paraId="4A71941E" w14:textId="77777777" w:rsidR="008F1458" w:rsidRPr="004566EB" w:rsidRDefault="008F1458" w:rsidP="00036C62">
            <w:pPr>
              <w:jc w:val="center"/>
            </w:pPr>
            <w:r w:rsidRPr="004566EB">
              <w:t>Наименование раздела (подраздела) диссертации</w:t>
            </w:r>
          </w:p>
        </w:tc>
        <w:tc>
          <w:tcPr>
            <w:tcW w:w="1843" w:type="dxa"/>
            <w:vAlign w:val="center"/>
          </w:tcPr>
          <w:p w14:paraId="024C22BC" w14:textId="77777777" w:rsidR="008F1458" w:rsidRPr="004566EB" w:rsidRDefault="008F1458" w:rsidP="00CF6BC3">
            <w:pPr>
              <w:jc w:val="center"/>
            </w:pPr>
            <w:r w:rsidRPr="004566EB">
              <w:t>Планируемый срок завершения подготовки материала раздела (подраздела)</w:t>
            </w:r>
          </w:p>
        </w:tc>
        <w:tc>
          <w:tcPr>
            <w:tcW w:w="1984" w:type="dxa"/>
            <w:vAlign w:val="center"/>
          </w:tcPr>
          <w:p w14:paraId="3DDD45FD" w14:textId="77777777" w:rsidR="008F1458" w:rsidRPr="004566EB" w:rsidRDefault="008F1458" w:rsidP="00CF6BC3">
            <w:pPr>
              <w:jc w:val="center"/>
            </w:pPr>
            <w:r w:rsidRPr="004566EB">
              <w:t>Фактический срок завершения подготовки материала раздела</w:t>
            </w:r>
          </w:p>
          <w:p w14:paraId="6CD2BD85" w14:textId="77777777" w:rsidR="008F1458" w:rsidRPr="004566EB" w:rsidRDefault="008F1458" w:rsidP="00CF6BC3">
            <w:pPr>
              <w:jc w:val="center"/>
            </w:pPr>
            <w:r w:rsidRPr="004566EB">
              <w:t>(подраздела)</w:t>
            </w:r>
          </w:p>
        </w:tc>
        <w:tc>
          <w:tcPr>
            <w:tcW w:w="1843" w:type="dxa"/>
            <w:vAlign w:val="center"/>
          </w:tcPr>
          <w:p w14:paraId="704CBFA1" w14:textId="77777777" w:rsidR="000B66FF" w:rsidRDefault="000B66FF" w:rsidP="00CF6BC3">
            <w:pPr>
              <w:jc w:val="center"/>
            </w:pPr>
          </w:p>
          <w:p w14:paraId="6BBD9A83" w14:textId="6240F03A" w:rsidR="003A1CD2" w:rsidRDefault="003A1CD2" w:rsidP="00CF6BC3">
            <w:pPr>
              <w:jc w:val="center"/>
            </w:pPr>
            <w:r w:rsidRPr="004566EB">
              <w:t>Примечание</w:t>
            </w:r>
          </w:p>
          <w:p w14:paraId="63DD95E3" w14:textId="1BFAC3A4" w:rsidR="003A1CD2" w:rsidRDefault="003A1CD2" w:rsidP="00CF6BC3">
            <w:pPr>
              <w:jc w:val="center"/>
            </w:pPr>
            <w:r>
              <w:t>(информация о выполнении,</w:t>
            </w:r>
          </w:p>
          <w:p w14:paraId="46CC20DF" w14:textId="19DB728A" w:rsidR="003A1CD2" w:rsidRDefault="000B66FF" w:rsidP="00CF6BC3">
            <w:pPr>
              <w:jc w:val="center"/>
            </w:pPr>
            <w:r>
              <w:t>подпись</w:t>
            </w:r>
            <w:r w:rsidR="003A1CD2">
              <w:t xml:space="preserve"> научного руководителя)</w:t>
            </w:r>
          </w:p>
          <w:p w14:paraId="2015EB12" w14:textId="77777777" w:rsidR="008F1458" w:rsidRPr="004566EB" w:rsidRDefault="008F1458" w:rsidP="00CF6BC3">
            <w:pPr>
              <w:jc w:val="center"/>
              <w:rPr>
                <w:i/>
              </w:rPr>
            </w:pPr>
          </w:p>
        </w:tc>
      </w:tr>
      <w:tr w:rsidR="008F1458" w:rsidRPr="004566EB" w14:paraId="29EC5BD7" w14:textId="77777777" w:rsidTr="003F3DE7">
        <w:trPr>
          <w:trHeight w:val="10616"/>
        </w:trPr>
        <w:tc>
          <w:tcPr>
            <w:tcW w:w="4673" w:type="dxa"/>
          </w:tcPr>
          <w:p w14:paraId="727482F6" w14:textId="77777777" w:rsidR="008F1458" w:rsidRPr="004566EB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Введение</w:t>
            </w:r>
          </w:p>
          <w:p w14:paraId="7AD104AF" w14:textId="6DA5D2B9" w:rsidR="008F1458" w:rsidRPr="004566EB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Раздел 1</w:t>
            </w:r>
            <w:r w:rsidR="008F17BC">
              <w:rPr>
                <w:sz w:val="22"/>
                <w:szCs w:val="22"/>
              </w:rPr>
              <w:t>. Обзор литературы</w:t>
            </w:r>
          </w:p>
          <w:p w14:paraId="3FADAE60" w14:textId="1C2E628F" w:rsidR="008F1458" w:rsidRPr="004566EB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</w:t>
            </w:r>
            <w:r w:rsidR="008F17BC">
              <w:rPr>
                <w:sz w:val="22"/>
                <w:szCs w:val="22"/>
              </w:rPr>
              <w:t xml:space="preserve"> Краткий исторический обзор</w:t>
            </w:r>
          </w:p>
          <w:p w14:paraId="4A6B8A68" w14:textId="77777777" w:rsidR="006D3B38" w:rsidRDefault="008F1458" w:rsidP="009614AB">
            <w:pPr>
              <w:rPr>
                <w:ins w:id="9" w:author="Алексей Остапив" w:date="2024-12-24T19:57:00Z"/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</w:t>
            </w:r>
            <w:r w:rsidR="008F17BC">
              <w:rPr>
                <w:sz w:val="22"/>
                <w:szCs w:val="22"/>
              </w:rPr>
              <w:t xml:space="preserve">2 </w:t>
            </w:r>
            <w:ins w:id="10" w:author="Алексей Остапив" w:date="2024-12-24T19:57:00Z">
              <w:r w:rsidR="006D3B38">
                <w:rPr>
                  <w:sz w:val="22"/>
                  <w:szCs w:val="22"/>
                </w:rPr>
                <w:t>Моды волоконного световода</w:t>
              </w:r>
            </w:ins>
          </w:p>
          <w:p w14:paraId="52C282E6" w14:textId="0B249CA1" w:rsidR="006D3B38" w:rsidRDefault="006D3B38" w:rsidP="009614AB">
            <w:pPr>
              <w:rPr>
                <w:ins w:id="11" w:author="Алексей Остапив" w:date="2024-12-24T19:58:00Z"/>
                <w:sz w:val="22"/>
                <w:szCs w:val="22"/>
              </w:rPr>
            </w:pPr>
            <w:ins w:id="12" w:author="Алексей Остапив" w:date="2024-12-24T19:57:00Z">
              <w:r>
                <w:rPr>
                  <w:sz w:val="22"/>
                  <w:szCs w:val="22"/>
                </w:rPr>
                <w:t>1.3 Нелинейно-оптические эффекты третьего порядка в опти</w:t>
              </w:r>
            </w:ins>
            <w:ins w:id="13" w:author="Алексей Остапив" w:date="2024-12-24T19:58:00Z">
              <w:r>
                <w:rPr>
                  <w:sz w:val="22"/>
                  <w:szCs w:val="22"/>
                </w:rPr>
                <w:t>ческих волокнах</w:t>
              </w:r>
            </w:ins>
          </w:p>
          <w:p w14:paraId="05077C02" w14:textId="78E13E05" w:rsidR="008F1458" w:rsidRDefault="006D3B38" w:rsidP="009614AB">
            <w:pPr>
              <w:rPr>
                <w:sz w:val="22"/>
                <w:szCs w:val="22"/>
              </w:rPr>
            </w:pPr>
            <w:ins w:id="14" w:author="Алексей Остапив" w:date="2024-12-24T19:58:00Z">
              <w:r>
                <w:rPr>
                  <w:sz w:val="22"/>
                  <w:szCs w:val="22"/>
                </w:rPr>
                <w:t xml:space="preserve">1.2 </w:t>
              </w:r>
            </w:ins>
            <w:r w:rsidR="008F17BC">
              <w:rPr>
                <w:sz w:val="22"/>
                <w:szCs w:val="22"/>
              </w:rPr>
              <w:t>Экспериментальное определение механизма фотоиндуцированной генерации второй гармоники</w:t>
            </w:r>
          </w:p>
          <w:p w14:paraId="1933A770" w14:textId="2AFD12EA" w:rsidR="008F17BC" w:rsidDel="006D3B38" w:rsidRDefault="008F17BC" w:rsidP="009614AB">
            <w:pPr>
              <w:rPr>
                <w:del w:id="15" w:author="Алексей Остапив" w:date="2024-12-24T19:58:00Z"/>
                <w:sz w:val="22"/>
                <w:szCs w:val="22"/>
              </w:rPr>
            </w:pPr>
            <w:r>
              <w:rPr>
                <w:sz w:val="22"/>
                <w:szCs w:val="22"/>
              </w:rPr>
              <w:t>1.3 Физические модели фотоиндуцированной генерации второй гармоники</w:t>
            </w:r>
          </w:p>
          <w:p w14:paraId="49CB6BB5" w14:textId="479CB9A6" w:rsidR="008F17BC" w:rsidRPr="004566EB" w:rsidRDefault="008F17BC" w:rsidP="009614AB">
            <w:pPr>
              <w:rPr>
                <w:sz w:val="22"/>
                <w:szCs w:val="22"/>
              </w:rPr>
            </w:pPr>
            <w:del w:id="16" w:author="Алексей Остапив" w:date="2024-12-24T19:58:00Z">
              <w:r w:rsidDel="006D3B38">
                <w:rPr>
                  <w:sz w:val="22"/>
                  <w:szCs w:val="22"/>
                </w:rPr>
                <w:delText xml:space="preserve">1.4. </w:delText>
              </w:r>
            </w:del>
            <w:del w:id="17" w:author="Алексей Остапив" w:date="2024-12-24T19:57:00Z">
              <w:r w:rsidDel="006D3B38">
                <w:rPr>
                  <w:sz w:val="22"/>
                  <w:szCs w:val="22"/>
                </w:rPr>
                <w:delText>Моды волоконного световода</w:delText>
              </w:r>
            </w:del>
          </w:p>
          <w:p w14:paraId="0B2D181F" w14:textId="2A70DCBB" w:rsidR="008F1458" w:rsidRPr="004566EB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Раздел 2</w:t>
            </w:r>
            <w:r w:rsidR="008F17BC">
              <w:rPr>
                <w:sz w:val="22"/>
                <w:szCs w:val="22"/>
              </w:rPr>
              <w:t xml:space="preserve">. </w:t>
            </w:r>
            <w:del w:id="18" w:author="Алексей Остапив" w:date="2024-12-24T19:58:00Z">
              <w:r w:rsidR="008F17BC" w:rsidDel="006D3B38">
                <w:rPr>
                  <w:sz w:val="22"/>
                  <w:szCs w:val="22"/>
                </w:rPr>
                <w:delText>Спектральные свойства ГВГ</w:delText>
              </w:r>
            </w:del>
            <w:ins w:id="19" w:author="Алексей Остапив" w:date="2024-12-24T19:58:00Z">
              <w:r w:rsidR="006D3B38">
                <w:rPr>
                  <w:sz w:val="22"/>
                  <w:szCs w:val="22"/>
                </w:rPr>
                <w:t>Взаимное влияние нелинейно-оптических эффектов третьего порядка в оптических волокнах</w:t>
              </w:r>
            </w:ins>
          </w:p>
          <w:p w14:paraId="5C030400" w14:textId="3CBA9208" w:rsidR="008F1458" w:rsidRPr="004566EB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2.1</w:t>
            </w:r>
            <w:r w:rsidR="008F17BC">
              <w:rPr>
                <w:sz w:val="22"/>
                <w:szCs w:val="22"/>
              </w:rPr>
              <w:t xml:space="preserve"> Схема экспериментальной установки</w:t>
            </w:r>
          </w:p>
          <w:p w14:paraId="5EE8E50C" w14:textId="6924F828" w:rsidR="008F17BC" w:rsidRPr="004566EB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2.</w:t>
            </w:r>
            <w:r w:rsidR="008F17BC">
              <w:rPr>
                <w:sz w:val="22"/>
                <w:szCs w:val="22"/>
              </w:rPr>
              <w:t xml:space="preserve">2. Обсуждение результатов </w:t>
            </w:r>
          </w:p>
          <w:p w14:paraId="4AD8E8DB" w14:textId="6735C644" w:rsidR="009356CB" w:rsidDel="006D3B38" w:rsidRDefault="008F1458">
            <w:pPr>
              <w:rPr>
                <w:del w:id="20" w:author="Алексей Остапив" w:date="2024-12-24T20:00:00Z"/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Раздел 3</w:t>
            </w:r>
            <w:r w:rsidR="008F17BC">
              <w:rPr>
                <w:sz w:val="22"/>
                <w:szCs w:val="22"/>
              </w:rPr>
              <w:t>.</w:t>
            </w:r>
            <w:r w:rsidRPr="004566EB">
              <w:rPr>
                <w:sz w:val="22"/>
                <w:szCs w:val="22"/>
              </w:rPr>
              <w:t xml:space="preserve"> </w:t>
            </w:r>
            <w:del w:id="21" w:author="Алексей Остапив" w:date="2024-12-24T20:00:00Z">
              <w:r w:rsidR="008F17BC" w:rsidDel="006D3B38">
                <w:rPr>
                  <w:sz w:val="22"/>
                  <w:szCs w:val="22"/>
                </w:rPr>
                <w:delText>Порядок когерентного фотогальванического эффекта</w:delText>
              </w:r>
            </w:del>
          </w:p>
          <w:p w14:paraId="7E69F4E5" w14:textId="7BE6FE43" w:rsidR="008F1458" w:rsidRPr="004566EB" w:rsidDel="006D3B38" w:rsidRDefault="008F1458">
            <w:pPr>
              <w:rPr>
                <w:del w:id="22" w:author="Алексей Остапив" w:date="2024-12-24T20:00:00Z"/>
                <w:sz w:val="22"/>
                <w:szCs w:val="22"/>
              </w:rPr>
            </w:pPr>
            <w:del w:id="23" w:author="Алексей Остапив" w:date="2024-12-24T20:00:00Z">
              <w:r w:rsidRPr="004566EB" w:rsidDel="006D3B38">
                <w:rPr>
                  <w:sz w:val="22"/>
                  <w:szCs w:val="22"/>
                </w:rPr>
                <w:delText>3.1</w:delText>
              </w:r>
              <w:r w:rsidR="008F17BC" w:rsidDel="006D3B38">
                <w:rPr>
                  <w:sz w:val="22"/>
                  <w:szCs w:val="22"/>
                </w:rPr>
                <w:delText>. Схема экспериментальной установки</w:delText>
              </w:r>
            </w:del>
          </w:p>
          <w:p w14:paraId="04513BED" w14:textId="4CB637E0" w:rsidR="00DB3AD2" w:rsidDel="006D3B38" w:rsidRDefault="008F1458">
            <w:pPr>
              <w:rPr>
                <w:del w:id="24" w:author="Алексей Остапив" w:date="2024-12-24T20:00:00Z"/>
                <w:sz w:val="22"/>
                <w:szCs w:val="22"/>
              </w:rPr>
            </w:pPr>
            <w:del w:id="25" w:author="Алексей Остапив" w:date="2024-12-24T20:00:00Z">
              <w:r w:rsidRPr="004566EB" w:rsidDel="006D3B38">
                <w:rPr>
                  <w:sz w:val="22"/>
                  <w:szCs w:val="22"/>
                </w:rPr>
                <w:delText>3.</w:delText>
              </w:r>
              <w:r w:rsidR="008F17BC" w:rsidDel="006D3B38">
                <w:rPr>
                  <w:sz w:val="22"/>
                  <w:szCs w:val="22"/>
                </w:rPr>
                <w:delText>2. Обсуждение результатов</w:delText>
              </w:r>
            </w:del>
          </w:p>
          <w:p w14:paraId="0C9F4452" w14:textId="58C1FE34" w:rsidR="008F17BC" w:rsidRDefault="008F17BC" w:rsidP="009614AB">
            <w:pPr>
              <w:rPr>
                <w:sz w:val="22"/>
                <w:szCs w:val="22"/>
              </w:rPr>
            </w:pPr>
            <w:del w:id="26" w:author="Алексей Остапив" w:date="2024-12-24T20:00:00Z">
              <w:r w:rsidDel="006D3B38">
                <w:rPr>
                  <w:sz w:val="22"/>
                  <w:szCs w:val="22"/>
                </w:rPr>
                <w:delText xml:space="preserve">Раздел 4. </w:delText>
              </w:r>
            </w:del>
            <w:r>
              <w:rPr>
                <w:sz w:val="22"/>
                <w:szCs w:val="22"/>
              </w:rPr>
              <w:t>Модовый состав излучения накачки и второй гармоники</w:t>
            </w:r>
          </w:p>
          <w:p w14:paraId="16E48109" w14:textId="2541FE37" w:rsidR="008F17BC" w:rsidRDefault="006D3B38" w:rsidP="009614AB">
            <w:pPr>
              <w:rPr>
                <w:sz w:val="22"/>
                <w:szCs w:val="22"/>
              </w:rPr>
            </w:pPr>
            <w:ins w:id="27" w:author="Алексей Остапив" w:date="2024-12-24T20:00:00Z">
              <w:r>
                <w:rPr>
                  <w:sz w:val="22"/>
                  <w:szCs w:val="22"/>
                </w:rPr>
                <w:t>3</w:t>
              </w:r>
            </w:ins>
            <w:del w:id="28" w:author="Алексей Остапив" w:date="2024-12-24T20:00:00Z">
              <w:r w:rsidR="008F17BC" w:rsidDel="006D3B38">
                <w:rPr>
                  <w:sz w:val="22"/>
                  <w:szCs w:val="22"/>
                </w:rPr>
                <w:delText>4</w:delText>
              </w:r>
            </w:del>
            <w:r w:rsidR="008F17BC">
              <w:rPr>
                <w:sz w:val="22"/>
                <w:szCs w:val="22"/>
              </w:rPr>
              <w:t xml:space="preserve">.1. </w:t>
            </w:r>
            <w:r w:rsidR="001F7BA6">
              <w:rPr>
                <w:sz w:val="22"/>
                <w:szCs w:val="22"/>
              </w:rPr>
              <w:t>Схема экспериментальной установки</w:t>
            </w:r>
          </w:p>
          <w:p w14:paraId="11FB7033" w14:textId="6FC237FA" w:rsidR="001F7BA6" w:rsidRDefault="006D3B38" w:rsidP="009614AB">
            <w:pPr>
              <w:rPr>
                <w:sz w:val="22"/>
                <w:szCs w:val="22"/>
              </w:rPr>
            </w:pPr>
            <w:ins w:id="29" w:author="Алексей Остапив" w:date="2024-12-24T20:00:00Z">
              <w:r>
                <w:rPr>
                  <w:sz w:val="22"/>
                  <w:szCs w:val="22"/>
                </w:rPr>
                <w:t>3</w:t>
              </w:r>
            </w:ins>
            <w:del w:id="30" w:author="Алексей Остапив" w:date="2024-12-24T20:00:00Z">
              <w:r w:rsidR="001F7BA6" w:rsidDel="006D3B38">
                <w:rPr>
                  <w:sz w:val="22"/>
                  <w:szCs w:val="22"/>
                </w:rPr>
                <w:delText>4</w:delText>
              </w:r>
            </w:del>
            <w:r w:rsidR="001F7BA6">
              <w:rPr>
                <w:sz w:val="22"/>
                <w:szCs w:val="22"/>
              </w:rPr>
              <w:t>.2. Обсуждение результатов</w:t>
            </w:r>
          </w:p>
          <w:p w14:paraId="35492505" w14:textId="08EA7446" w:rsidR="008F17BC" w:rsidRDefault="008F17BC" w:rsidP="009614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Раздел </w:t>
            </w:r>
            <w:ins w:id="31" w:author="Алексей Остапив" w:date="2024-12-24T20:00:00Z">
              <w:r w:rsidR="006D3B38">
                <w:rPr>
                  <w:sz w:val="22"/>
                  <w:szCs w:val="22"/>
                </w:rPr>
                <w:t>4</w:t>
              </w:r>
            </w:ins>
            <w:del w:id="32" w:author="Алексей Остапив" w:date="2024-12-24T20:00:00Z">
              <w:r w:rsidDel="006D3B38">
                <w:rPr>
                  <w:sz w:val="22"/>
                  <w:szCs w:val="22"/>
                </w:rPr>
                <w:delText>5</w:delText>
              </w:r>
            </w:del>
            <w:r>
              <w:rPr>
                <w:sz w:val="22"/>
                <w:szCs w:val="22"/>
              </w:rPr>
              <w:t xml:space="preserve">. </w:t>
            </w:r>
            <w:r w:rsidR="001F7BA6">
              <w:rPr>
                <w:sz w:val="22"/>
                <w:szCs w:val="22"/>
              </w:rPr>
              <w:t>Влияние температурных эффектов</w:t>
            </w:r>
          </w:p>
          <w:p w14:paraId="707E5D67" w14:textId="257B5E0C" w:rsidR="001F7BA6" w:rsidRDefault="006D3B38" w:rsidP="009614AB">
            <w:pPr>
              <w:rPr>
                <w:sz w:val="22"/>
                <w:szCs w:val="22"/>
              </w:rPr>
            </w:pPr>
            <w:ins w:id="33" w:author="Алексей Остапив" w:date="2024-12-24T20:00:00Z">
              <w:r>
                <w:rPr>
                  <w:sz w:val="22"/>
                  <w:szCs w:val="22"/>
                </w:rPr>
                <w:t>4</w:t>
              </w:r>
            </w:ins>
            <w:del w:id="34" w:author="Алексей Остапив" w:date="2024-12-24T20:00:00Z">
              <w:r w:rsidR="001F7BA6" w:rsidDel="006D3B38">
                <w:rPr>
                  <w:sz w:val="22"/>
                  <w:szCs w:val="22"/>
                </w:rPr>
                <w:delText>5</w:delText>
              </w:r>
            </w:del>
            <w:r w:rsidR="001F7BA6">
              <w:rPr>
                <w:sz w:val="22"/>
                <w:szCs w:val="22"/>
              </w:rPr>
              <w:t>.1. Схема экспериментальной установки</w:t>
            </w:r>
          </w:p>
          <w:p w14:paraId="33AD3CD2" w14:textId="08D3CA2E" w:rsidR="001F7BA6" w:rsidRDefault="006D3B38" w:rsidP="009614AB">
            <w:pPr>
              <w:rPr>
                <w:sz w:val="22"/>
                <w:szCs w:val="22"/>
              </w:rPr>
            </w:pPr>
            <w:ins w:id="35" w:author="Алексей Остапив" w:date="2024-12-24T20:00:00Z">
              <w:r>
                <w:rPr>
                  <w:sz w:val="22"/>
                  <w:szCs w:val="22"/>
                </w:rPr>
                <w:t>4</w:t>
              </w:r>
            </w:ins>
            <w:del w:id="36" w:author="Алексей Остапив" w:date="2024-12-24T20:00:00Z">
              <w:r w:rsidR="001F7BA6" w:rsidDel="006D3B38">
                <w:rPr>
                  <w:sz w:val="22"/>
                  <w:szCs w:val="22"/>
                </w:rPr>
                <w:delText>5</w:delText>
              </w:r>
            </w:del>
            <w:r w:rsidR="001F7BA6">
              <w:rPr>
                <w:sz w:val="22"/>
                <w:szCs w:val="22"/>
              </w:rPr>
              <w:t>.2. Обсуждение результатов</w:t>
            </w:r>
          </w:p>
          <w:p w14:paraId="23350864" w14:textId="52D49B1F" w:rsidR="001F7BA6" w:rsidRDefault="001F7BA6" w:rsidP="009614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Раздел </w:t>
            </w:r>
            <w:ins w:id="37" w:author="Алексей Остапив" w:date="2024-12-24T20:00:00Z">
              <w:r w:rsidR="006D3B38">
                <w:rPr>
                  <w:sz w:val="22"/>
                  <w:szCs w:val="22"/>
                </w:rPr>
                <w:t>5</w:t>
              </w:r>
            </w:ins>
            <w:del w:id="38" w:author="Алексей Остапив" w:date="2024-12-24T20:00:00Z">
              <w:r w:rsidDel="006D3B38">
                <w:rPr>
                  <w:sz w:val="22"/>
                  <w:szCs w:val="22"/>
                </w:rPr>
                <w:delText>6</w:delText>
              </w:r>
            </w:del>
            <w:r>
              <w:rPr>
                <w:sz w:val="22"/>
                <w:szCs w:val="22"/>
              </w:rPr>
              <w:t>. Математическая модель ГВГ в оптическом волокне</w:t>
            </w:r>
          </w:p>
          <w:p w14:paraId="49FE825C" w14:textId="414FD25F" w:rsidR="001F7BA6" w:rsidRDefault="006D3B38" w:rsidP="009614AB">
            <w:pPr>
              <w:rPr>
                <w:sz w:val="22"/>
                <w:szCs w:val="22"/>
              </w:rPr>
            </w:pPr>
            <w:ins w:id="39" w:author="Алексей Остапив" w:date="2024-12-24T20:00:00Z">
              <w:r>
                <w:rPr>
                  <w:sz w:val="22"/>
                  <w:szCs w:val="22"/>
                </w:rPr>
                <w:t>5</w:t>
              </w:r>
            </w:ins>
            <w:del w:id="40" w:author="Алексей Остапив" w:date="2024-12-24T20:00:00Z">
              <w:r w:rsidR="001F7BA6" w:rsidDel="006D3B38">
                <w:rPr>
                  <w:sz w:val="22"/>
                  <w:szCs w:val="22"/>
                </w:rPr>
                <w:delText>6</w:delText>
              </w:r>
            </w:del>
            <w:r w:rsidR="001F7BA6">
              <w:rPr>
                <w:sz w:val="22"/>
                <w:szCs w:val="22"/>
              </w:rPr>
              <w:t>.1. Самосогласованная модель ГВГ в волокне с учётом спектральных, модовых, температурных эффектов</w:t>
            </w:r>
          </w:p>
          <w:p w14:paraId="41D4ED28" w14:textId="2E4665BF" w:rsidR="001F7BA6" w:rsidRPr="004566EB" w:rsidRDefault="006D3B38" w:rsidP="009614AB">
            <w:pPr>
              <w:rPr>
                <w:sz w:val="22"/>
                <w:szCs w:val="22"/>
              </w:rPr>
            </w:pPr>
            <w:ins w:id="41" w:author="Алексей Остапив" w:date="2024-12-24T20:00:00Z">
              <w:r>
                <w:rPr>
                  <w:sz w:val="22"/>
                  <w:szCs w:val="22"/>
                </w:rPr>
                <w:t>5</w:t>
              </w:r>
            </w:ins>
            <w:del w:id="42" w:author="Алексей Остапив" w:date="2024-12-24T20:00:00Z">
              <w:r w:rsidR="001F7BA6" w:rsidDel="006D3B38">
                <w:rPr>
                  <w:sz w:val="22"/>
                  <w:szCs w:val="22"/>
                </w:rPr>
                <w:delText>6</w:delText>
              </w:r>
            </w:del>
            <w:r w:rsidR="001F7BA6">
              <w:rPr>
                <w:sz w:val="22"/>
                <w:szCs w:val="22"/>
              </w:rPr>
              <w:t>.2. Верификация модели на экспериментальных данных</w:t>
            </w:r>
          </w:p>
          <w:p w14:paraId="3B74B064" w14:textId="77777777" w:rsidR="008F1458" w:rsidRPr="004566EB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Заключение</w:t>
            </w:r>
          </w:p>
          <w:p w14:paraId="069FB623" w14:textId="77777777" w:rsidR="008F1458" w:rsidRPr="004566EB" w:rsidRDefault="008F1458" w:rsidP="0064588C">
            <w:pPr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14:paraId="7E0C0A7D" w14:textId="77777777" w:rsidR="008F1458" w:rsidRDefault="008F1458" w:rsidP="00036C62"/>
          <w:p w14:paraId="2FE9D78E" w14:textId="77777777" w:rsidR="008537DA" w:rsidRDefault="008537DA" w:rsidP="00036C62">
            <w:r>
              <w:rPr>
                <w:lang w:val="en-US"/>
              </w:rPr>
              <w:t>I</w:t>
            </w:r>
            <w:r w:rsidRPr="00C82C53">
              <w:t xml:space="preserve"> </w:t>
            </w:r>
            <w:r>
              <w:t>семестр</w:t>
            </w:r>
          </w:p>
          <w:p w14:paraId="32F490D0" w14:textId="3E3DDF4B" w:rsidR="008537DA" w:rsidRDefault="008537DA" w:rsidP="00036C62"/>
          <w:p w14:paraId="66AC143D" w14:textId="729159C0" w:rsidR="008537DA" w:rsidRDefault="008537DA" w:rsidP="00036C62"/>
          <w:p w14:paraId="4D2D02AD" w14:textId="52CC7E4A" w:rsidR="008537DA" w:rsidRDefault="008537DA" w:rsidP="00036C62"/>
          <w:p w14:paraId="0A15B5C0" w14:textId="46D0AD81" w:rsidR="008537DA" w:rsidRDefault="008537DA" w:rsidP="00036C62">
            <w:pPr>
              <w:rPr>
                <w:ins w:id="43" w:author="Алексей Остапив" w:date="2024-12-24T19:59:00Z"/>
              </w:rPr>
            </w:pPr>
          </w:p>
          <w:p w14:paraId="4E9D07DA" w14:textId="794315CD" w:rsidR="006D3B38" w:rsidRDefault="006D3B38" w:rsidP="00036C62">
            <w:pPr>
              <w:rPr>
                <w:ins w:id="44" w:author="Алексей Остапив" w:date="2024-12-24T19:59:00Z"/>
              </w:rPr>
            </w:pPr>
          </w:p>
          <w:p w14:paraId="1DA850FC" w14:textId="5D37A298" w:rsidR="006D3B38" w:rsidRDefault="006D3B38" w:rsidP="00036C62">
            <w:pPr>
              <w:rPr>
                <w:ins w:id="45" w:author="Алексей Остапив" w:date="2024-12-24T19:59:00Z"/>
              </w:rPr>
            </w:pPr>
          </w:p>
          <w:p w14:paraId="3A659343" w14:textId="65CF3659" w:rsidR="006D3B38" w:rsidRDefault="006D3B38" w:rsidP="00036C62">
            <w:pPr>
              <w:rPr>
                <w:ins w:id="46" w:author="Алексей Остапив" w:date="2024-12-24T19:59:00Z"/>
              </w:rPr>
            </w:pPr>
          </w:p>
          <w:p w14:paraId="5964D956" w14:textId="0CF28C64" w:rsidR="006D3B38" w:rsidRDefault="006D3B38" w:rsidP="00036C62">
            <w:pPr>
              <w:rPr>
                <w:ins w:id="47" w:author="Алексей Остапив" w:date="2024-12-24T19:59:00Z"/>
              </w:rPr>
            </w:pPr>
          </w:p>
          <w:p w14:paraId="50008B21" w14:textId="3FE650AC" w:rsidR="006D3B38" w:rsidRDefault="006D3B38" w:rsidP="00036C62">
            <w:pPr>
              <w:rPr>
                <w:ins w:id="48" w:author="Алексей Остапив" w:date="2024-12-24T19:59:00Z"/>
              </w:rPr>
            </w:pPr>
          </w:p>
          <w:p w14:paraId="1E1EC190" w14:textId="77777777" w:rsidR="006D3B38" w:rsidRDefault="006D3B38" w:rsidP="00036C62"/>
          <w:p w14:paraId="3FD405E5" w14:textId="5DBA250E" w:rsidR="008537DA" w:rsidRDefault="008537DA" w:rsidP="00036C62">
            <w:r>
              <w:rPr>
                <w:lang w:val="en-US"/>
              </w:rPr>
              <w:t>I</w:t>
            </w:r>
            <w:ins w:id="49" w:author="Алексей Остапив" w:date="2024-12-24T20:01:00Z">
              <w:r w:rsidR="006D3B38">
                <w:rPr>
                  <w:lang w:val="en-US"/>
                </w:rPr>
                <w:t>I</w:t>
              </w:r>
            </w:ins>
            <w:r>
              <w:rPr>
                <w:lang w:val="en-US"/>
              </w:rPr>
              <w:t>I</w:t>
            </w:r>
            <w:r w:rsidRPr="00C82C53">
              <w:t xml:space="preserve"> </w:t>
            </w:r>
            <w:r>
              <w:t>семестр</w:t>
            </w:r>
          </w:p>
          <w:p w14:paraId="5AE9BA04" w14:textId="77777777" w:rsidR="008537DA" w:rsidRDefault="008537DA" w:rsidP="00036C62"/>
          <w:p w14:paraId="28A788F5" w14:textId="77777777" w:rsidR="008537DA" w:rsidRDefault="008537DA" w:rsidP="00036C62"/>
          <w:p w14:paraId="203B388D" w14:textId="77777777" w:rsidR="008537DA" w:rsidRDefault="008537DA" w:rsidP="00036C62"/>
          <w:p w14:paraId="16E052DA" w14:textId="77777777" w:rsidR="006D3B38" w:rsidRDefault="006D3B38" w:rsidP="00036C62">
            <w:pPr>
              <w:rPr>
                <w:ins w:id="50" w:author="Алексей Остапив" w:date="2024-12-24T20:01:00Z"/>
                <w:lang w:val="en-US"/>
              </w:rPr>
            </w:pPr>
          </w:p>
          <w:p w14:paraId="7BACAD33" w14:textId="77777777" w:rsidR="006D3B38" w:rsidRDefault="006D3B38" w:rsidP="00036C62">
            <w:pPr>
              <w:rPr>
                <w:ins w:id="51" w:author="Алексей Остапив" w:date="2024-12-24T20:01:00Z"/>
                <w:lang w:val="en-US"/>
              </w:rPr>
            </w:pPr>
          </w:p>
          <w:p w14:paraId="5A7A0F0C" w14:textId="36D74632" w:rsidR="008537DA" w:rsidRPr="006D3B38" w:rsidRDefault="006D3B38" w:rsidP="00036C62">
            <w:pPr>
              <w:rPr>
                <w:lang w:val="en-US"/>
                <w:rPrChange w:id="52" w:author="Алексей Остапив" w:date="2024-12-24T20:01:00Z">
                  <w:rPr/>
                </w:rPrChange>
              </w:rPr>
            </w:pPr>
            <w:ins w:id="53" w:author="Алексей Остапив" w:date="2024-12-24T20:01:00Z">
              <w:r>
                <w:rPr>
                  <w:lang w:val="en-US"/>
                </w:rPr>
                <w:t>V</w:t>
              </w:r>
            </w:ins>
            <w:del w:id="54" w:author="Алексей Остапив" w:date="2024-12-24T20:01:00Z">
              <w:r w:rsidR="008537DA" w:rsidDel="006D3B38">
                <w:rPr>
                  <w:lang w:val="en-US"/>
                </w:rPr>
                <w:delText>III</w:delText>
              </w:r>
            </w:del>
            <w:r w:rsidR="008537DA" w:rsidRPr="008537DA">
              <w:t xml:space="preserve"> </w:t>
            </w:r>
            <w:r w:rsidR="008537DA">
              <w:t>семестр</w:t>
            </w:r>
          </w:p>
          <w:p w14:paraId="75665A83" w14:textId="77777777" w:rsidR="008537DA" w:rsidRPr="008537DA" w:rsidRDefault="008537DA" w:rsidP="00036C62"/>
          <w:p w14:paraId="327AFBE7" w14:textId="77777777" w:rsidR="008537DA" w:rsidRPr="008537DA" w:rsidRDefault="008537DA" w:rsidP="00036C62"/>
          <w:p w14:paraId="3AD627CE" w14:textId="60E37821" w:rsidR="008537DA" w:rsidRPr="008537DA" w:rsidRDefault="008537DA" w:rsidP="00036C62"/>
          <w:p w14:paraId="118470DE" w14:textId="20EAB730" w:rsidR="008537DA" w:rsidRPr="008537DA" w:rsidRDefault="008537DA" w:rsidP="00036C62"/>
          <w:p w14:paraId="67826B4D" w14:textId="77777777" w:rsidR="008537DA" w:rsidRPr="008537DA" w:rsidRDefault="008537DA" w:rsidP="00036C62"/>
          <w:p w14:paraId="709C546D" w14:textId="385FBC47" w:rsidR="008537DA" w:rsidRPr="008537DA" w:rsidRDefault="008537DA" w:rsidP="00036C62"/>
          <w:p w14:paraId="4BC6D22C" w14:textId="77777777" w:rsidR="008537DA" w:rsidRPr="008537DA" w:rsidDel="006D3B38" w:rsidRDefault="008537DA" w:rsidP="00036C62">
            <w:pPr>
              <w:rPr>
                <w:del w:id="55" w:author="Алексей Остапив" w:date="2024-12-24T20:01:00Z"/>
              </w:rPr>
            </w:pPr>
          </w:p>
          <w:p w14:paraId="6D03B71E" w14:textId="295ED6ED" w:rsidR="008537DA" w:rsidRPr="008537DA" w:rsidRDefault="008537DA" w:rsidP="00036C62">
            <w:del w:id="56" w:author="Алексей Остапив" w:date="2024-12-24T20:01:00Z">
              <w:r w:rsidDel="006D3B38">
                <w:rPr>
                  <w:lang w:val="en-US"/>
                </w:rPr>
                <w:delText>I</w:delText>
              </w:r>
            </w:del>
            <w:r>
              <w:rPr>
                <w:lang w:val="en-US"/>
              </w:rPr>
              <w:t>V</w:t>
            </w:r>
            <w:ins w:id="57" w:author="Алексей Остапив" w:date="2024-12-24T20:01:00Z">
              <w:r w:rsidR="006D3B38">
                <w:rPr>
                  <w:lang w:val="en-US"/>
                </w:rPr>
                <w:t>II</w:t>
              </w:r>
            </w:ins>
            <w:r w:rsidRPr="008537DA">
              <w:t xml:space="preserve"> </w:t>
            </w:r>
            <w:r>
              <w:t>семестр</w:t>
            </w:r>
          </w:p>
          <w:p w14:paraId="4CFE9E9B" w14:textId="5F1772E1" w:rsidR="008537DA" w:rsidRPr="008537DA" w:rsidRDefault="008537DA" w:rsidP="00036C62"/>
          <w:p w14:paraId="219F0206" w14:textId="77777777" w:rsidR="008537DA" w:rsidRPr="008537DA" w:rsidRDefault="008537DA" w:rsidP="00036C62"/>
          <w:p w14:paraId="099F7425" w14:textId="77777777" w:rsidR="008537DA" w:rsidRPr="008537DA" w:rsidRDefault="008537DA" w:rsidP="00036C62"/>
          <w:p w14:paraId="3E77EAAD" w14:textId="119498C0" w:rsidR="008537DA" w:rsidRPr="008537DA" w:rsidDel="006D3B38" w:rsidRDefault="008537DA" w:rsidP="00036C62">
            <w:pPr>
              <w:rPr>
                <w:del w:id="58" w:author="Алексей Остапив" w:date="2024-12-24T20:01:00Z"/>
              </w:rPr>
            </w:pPr>
            <w:del w:id="59" w:author="Алексей Остапив" w:date="2024-12-24T20:01:00Z">
              <w:r w:rsidDel="006D3B38">
                <w:rPr>
                  <w:lang w:val="en-US"/>
                </w:rPr>
                <w:delText>V</w:delText>
              </w:r>
              <w:r w:rsidRPr="00C82C53" w:rsidDel="006D3B38">
                <w:delText xml:space="preserve"> </w:delText>
              </w:r>
              <w:r w:rsidDel="006D3B38">
                <w:delText>семестр</w:delText>
              </w:r>
            </w:del>
          </w:p>
          <w:p w14:paraId="2BD4F91B" w14:textId="115B5206" w:rsidR="008537DA" w:rsidRPr="008537DA" w:rsidDel="006D3B38" w:rsidRDefault="008537DA" w:rsidP="00036C62">
            <w:pPr>
              <w:rPr>
                <w:del w:id="60" w:author="Алексей Остапив" w:date="2024-12-24T20:01:00Z"/>
              </w:rPr>
            </w:pPr>
          </w:p>
          <w:p w14:paraId="77667CFA" w14:textId="77777777" w:rsidR="008537DA" w:rsidRPr="008537DA" w:rsidDel="006D3B38" w:rsidRDefault="008537DA" w:rsidP="00036C62">
            <w:pPr>
              <w:rPr>
                <w:del w:id="61" w:author="Алексей Остапив" w:date="2024-12-24T20:01:00Z"/>
              </w:rPr>
            </w:pPr>
          </w:p>
          <w:p w14:paraId="5EE06926" w14:textId="77777777" w:rsidR="008537DA" w:rsidRPr="008537DA" w:rsidDel="006D3B38" w:rsidRDefault="008537DA" w:rsidP="00036C62">
            <w:pPr>
              <w:rPr>
                <w:del w:id="62" w:author="Алексей Остапив" w:date="2024-12-24T20:01:00Z"/>
              </w:rPr>
            </w:pPr>
          </w:p>
          <w:p w14:paraId="381B0CF8" w14:textId="0BC626D2" w:rsidR="008537DA" w:rsidRPr="008537DA" w:rsidRDefault="008537DA" w:rsidP="00036C62">
            <w:del w:id="63" w:author="Алексей Остапив" w:date="2024-12-24T20:01:00Z">
              <w:r w:rsidDel="006D3B38">
                <w:rPr>
                  <w:lang w:val="en-US"/>
                </w:rPr>
                <w:delText>VI</w:delText>
              </w:r>
              <w:r w:rsidRPr="00C82C53" w:rsidDel="006D3B38">
                <w:delText xml:space="preserve"> </w:delText>
              </w:r>
              <w:r w:rsidDel="006D3B38">
                <w:delText>семестр</w:delText>
              </w:r>
            </w:del>
          </w:p>
        </w:tc>
        <w:tc>
          <w:tcPr>
            <w:tcW w:w="1984" w:type="dxa"/>
          </w:tcPr>
          <w:p w14:paraId="102D615F" w14:textId="77777777" w:rsidR="006D3B38" w:rsidRDefault="006D3B38" w:rsidP="006D3B38">
            <w:pPr>
              <w:rPr>
                <w:ins w:id="64" w:author="Алексей Остапив" w:date="2024-12-24T20:02:00Z"/>
              </w:rPr>
            </w:pPr>
          </w:p>
          <w:p w14:paraId="37FD2AF7" w14:textId="77777777" w:rsidR="006D3B38" w:rsidRDefault="006D3B38" w:rsidP="006D3B38">
            <w:pPr>
              <w:rPr>
                <w:ins w:id="65" w:author="Алексей Остапив" w:date="2024-12-24T20:02:00Z"/>
              </w:rPr>
            </w:pPr>
            <w:ins w:id="66" w:author="Алексей Остапив" w:date="2024-12-24T20:02:00Z">
              <w:r>
                <w:rPr>
                  <w:lang w:val="en-US"/>
                </w:rPr>
                <w:t>I</w:t>
              </w:r>
              <w:r w:rsidRPr="00C82C53">
                <w:t xml:space="preserve"> </w:t>
              </w:r>
              <w:r>
                <w:t>семестр</w:t>
              </w:r>
            </w:ins>
          </w:p>
          <w:p w14:paraId="06661B14" w14:textId="77777777" w:rsidR="006D3B38" w:rsidRDefault="006D3B38" w:rsidP="006D3B38">
            <w:pPr>
              <w:rPr>
                <w:ins w:id="67" w:author="Алексей Остапив" w:date="2024-12-24T20:02:00Z"/>
              </w:rPr>
            </w:pPr>
          </w:p>
          <w:p w14:paraId="16297D79" w14:textId="77777777" w:rsidR="006D3B38" w:rsidRDefault="006D3B38" w:rsidP="006D3B38">
            <w:pPr>
              <w:rPr>
                <w:ins w:id="68" w:author="Алексей Остапив" w:date="2024-12-24T20:02:00Z"/>
              </w:rPr>
            </w:pPr>
          </w:p>
          <w:p w14:paraId="50BF4F11" w14:textId="77777777" w:rsidR="006D3B38" w:rsidRDefault="006D3B38" w:rsidP="006D3B38">
            <w:pPr>
              <w:rPr>
                <w:ins w:id="69" w:author="Алексей Остапив" w:date="2024-12-24T20:02:00Z"/>
              </w:rPr>
            </w:pPr>
          </w:p>
          <w:p w14:paraId="56491D49" w14:textId="77777777" w:rsidR="006D3B38" w:rsidRDefault="006D3B38" w:rsidP="006D3B38">
            <w:pPr>
              <w:rPr>
                <w:ins w:id="70" w:author="Алексей Остапив" w:date="2024-12-24T20:02:00Z"/>
              </w:rPr>
            </w:pPr>
          </w:p>
          <w:p w14:paraId="4DF558C1" w14:textId="77777777" w:rsidR="006D3B38" w:rsidRDefault="006D3B38" w:rsidP="006D3B38">
            <w:pPr>
              <w:rPr>
                <w:ins w:id="71" w:author="Алексей Остапив" w:date="2024-12-24T20:02:00Z"/>
              </w:rPr>
            </w:pPr>
          </w:p>
          <w:p w14:paraId="585AB8C8" w14:textId="77777777" w:rsidR="006D3B38" w:rsidRDefault="006D3B38" w:rsidP="006D3B38">
            <w:pPr>
              <w:rPr>
                <w:ins w:id="72" w:author="Алексей Остапив" w:date="2024-12-24T20:02:00Z"/>
              </w:rPr>
            </w:pPr>
          </w:p>
          <w:p w14:paraId="2B6FB43D" w14:textId="77777777" w:rsidR="006D3B38" w:rsidRDefault="006D3B38" w:rsidP="006D3B38">
            <w:pPr>
              <w:rPr>
                <w:ins w:id="73" w:author="Алексей Остапив" w:date="2024-12-24T20:02:00Z"/>
              </w:rPr>
            </w:pPr>
          </w:p>
          <w:p w14:paraId="77624AFE" w14:textId="77777777" w:rsidR="006D3B38" w:rsidRDefault="006D3B38" w:rsidP="006D3B38">
            <w:pPr>
              <w:rPr>
                <w:ins w:id="74" w:author="Алексей Остапив" w:date="2024-12-24T20:02:00Z"/>
              </w:rPr>
            </w:pPr>
          </w:p>
          <w:p w14:paraId="10E3F361" w14:textId="77777777" w:rsidR="006D3B38" w:rsidRDefault="006D3B38" w:rsidP="006D3B38">
            <w:pPr>
              <w:rPr>
                <w:ins w:id="75" w:author="Алексей Остапив" w:date="2024-12-24T20:02:00Z"/>
              </w:rPr>
            </w:pPr>
          </w:p>
          <w:p w14:paraId="13FC8285" w14:textId="77777777" w:rsidR="006D3B38" w:rsidRDefault="006D3B38" w:rsidP="006D3B38">
            <w:pPr>
              <w:rPr>
                <w:ins w:id="76" w:author="Алексей Остапив" w:date="2024-12-24T20:02:00Z"/>
              </w:rPr>
            </w:pPr>
          </w:p>
          <w:p w14:paraId="5927D738" w14:textId="77777777" w:rsidR="006D3B38" w:rsidRDefault="006D3B38" w:rsidP="006D3B38">
            <w:pPr>
              <w:rPr>
                <w:ins w:id="77" w:author="Алексей Остапив" w:date="2024-12-24T20:02:00Z"/>
              </w:rPr>
            </w:pPr>
            <w:ins w:id="78" w:author="Алексей Остапив" w:date="2024-12-24T20:02:00Z">
              <w:r>
                <w:rPr>
                  <w:lang w:val="en-US"/>
                </w:rPr>
                <w:t>III</w:t>
              </w:r>
              <w:r w:rsidRPr="00C82C53">
                <w:t xml:space="preserve"> </w:t>
              </w:r>
              <w:r>
                <w:t>семестр</w:t>
              </w:r>
            </w:ins>
          </w:p>
          <w:p w14:paraId="6878744E" w14:textId="77777777" w:rsidR="006D3B38" w:rsidRDefault="006D3B38" w:rsidP="006D3B38">
            <w:pPr>
              <w:rPr>
                <w:ins w:id="79" w:author="Алексей Остапив" w:date="2024-12-24T20:02:00Z"/>
              </w:rPr>
            </w:pPr>
          </w:p>
          <w:p w14:paraId="7012C2ED" w14:textId="77777777" w:rsidR="006D3B38" w:rsidRDefault="006D3B38" w:rsidP="006D3B38">
            <w:pPr>
              <w:rPr>
                <w:ins w:id="80" w:author="Алексей Остапив" w:date="2024-12-24T20:02:00Z"/>
              </w:rPr>
            </w:pPr>
          </w:p>
          <w:p w14:paraId="1ACD0233" w14:textId="77777777" w:rsidR="006D3B38" w:rsidRDefault="006D3B38" w:rsidP="006D3B38">
            <w:pPr>
              <w:rPr>
                <w:ins w:id="81" w:author="Алексей Остапив" w:date="2024-12-24T20:02:00Z"/>
              </w:rPr>
            </w:pPr>
          </w:p>
          <w:p w14:paraId="45DA1AFF" w14:textId="77777777" w:rsidR="006D3B38" w:rsidRDefault="006D3B38" w:rsidP="006D3B38">
            <w:pPr>
              <w:rPr>
                <w:ins w:id="82" w:author="Алексей Остапив" w:date="2024-12-24T20:02:00Z"/>
                <w:lang w:val="en-US"/>
              </w:rPr>
            </w:pPr>
          </w:p>
          <w:p w14:paraId="00CD5F0A" w14:textId="77777777" w:rsidR="008F1458" w:rsidRPr="004566EB" w:rsidRDefault="008F1458" w:rsidP="00036C62"/>
        </w:tc>
        <w:tc>
          <w:tcPr>
            <w:tcW w:w="1843" w:type="dxa"/>
          </w:tcPr>
          <w:p w14:paraId="61C3A70C" w14:textId="77777777" w:rsidR="008F1458" w:rsidRPr="004566EB" w:rsidRDefault="008F1458" w:rsidP="00036C62"/>
        </w:tc>
      </w:tr>
    </w:tbl>
    <w:p w14:paraId="6B8C1C4C" w14:textId="77777777" w:rsidR="00F35E71" w:rsidRPr="004566EB" w:rsidRDefault="00F35E71" w:rsidP="00AC5AFD">
      <w:pPr>
        <w:pStyle w:val="a3"/>
        <w:ind w:right="-1"/>
        <w:jc w:val="left"/>
        <w:outlineLvl w:val="0"/>
      </w:pPr>
    </w:p>
    <w:p w14:paraId="79267D9A" w14:textId="2A2738CC" w:rsidR="00F10A90" w:rsidRPr="004566EB" w:rsidRDefault="00F10A90" w:rsidP="00F10A90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Аспирант     ______</w:t>
      </w:r>
      <w:r w:rsidR="00F1579F" w:rsidRPr="004566EB">
        <w:rPr>
          <w:sz w:val="24"/>
          <w:szCs w:val="24"/>
        </w:rPr>
        <w:t>____________ /</w:t>
      </w:r>
      <w:r w:rsidR="00B57682">
        <w:rPr>
          <w:sz w:val="24"/>
          <w:szCs w:val="24"/>
        </w:rPr>
        <w:t>Остапив А.Ю.</w:t>
      </w:r>
    </w:p>
    <w:p w14:paraId="54AD6FA9" w14:textId="2BFE6DAC" w:rsidR="00F10A90" w:rsidRPr="004566EB" w:rsidRDefault="00F10A90" w:rsidP="00F10A90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Научный руководитель __________</w:t>
      </w:r>
      <w:r w:rsidR="00F1579F" w:rsidRPr="004566EB">
        <w:rPr>
          <w:sz w:val="24"/>
          <w:szCs w:val="24"/>
        </w:rPr>
        <w:t>__________ /</w:t>
      </w:r>
      <w:r w:rsidR="00B57682">
        <w:rPr>
          <w:sz w:val="24"/>
          <w:szCs w:val="24"/>
        </w:rPr>
        <w:t>Коняшкин А.В.</w:t>
      </w:r>
    </w:p>
    <w:p w14:paraId="1CA183D5" w14:textId="5A29492A" w:rsidR="00221AED" w:rsidRDefault="00B7709C" w:rsidP="00B7709C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Заведующий кафедрой  __________</w:t>
      </w:r>
      <w:r w:rsidR="00F1579F" w:rsidRPr="004566EB">
        <w:rPr>
          <w:sz w:val="24"/>
          <w:szCs w:val="24"/>
        </w:rPr>
        <w:t>__________ /</w:t>
      </w:r>
      <w:r w:rsidR="00B57682">
        <w:rPr>
          <w:sz w:val="24"/>
          <w:szCs w:val="24"/>
        </w:rPr>
        <w:t>Рябушкин О.А.</w:t>
      </w:r>
    </w:p>
    <w:p w14:paraId="7B4B4942" w14:textId="77777777" w:rsidR="00221AED" w:rsidRDefault="00221AED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24662BD" w14:textId="77777777" w:rsidR="00AC5AFD" w:rsidRPr="004566EB" w:rsidRDefault="00AC5AFD" w:rsidP="002C50AA">
      <w:pPr>
        <w:pStyle w:val="a3"/>
        <w:ind w:right="-1"/>
        <w:outlineLvl w:val="0"/>
      </w:pPr>
      <w:r w:rsidRPr="004566EB">
        <w:lastRenderedPageBreak/>
        <w:t>ПЛАН ПОДГОТОВКИ ПУБЛИКАЦИЙ</w:t>
      </w:r>
      <w:r w:rsidR="00F3072B" w:rsidRPr="004566EB">
        <w:rPr>
          <w:rStyle w:val="ae"/>
        </w:rPr>
        <w:footnoteReference w:id="4"/>
      </w:r>
    </w:p>
    <w:p w14:paraId="3146A695" w14:textId="77777777" w:rsidR="00AC5AFD" w:rsidRPr="004566EB" w:rsidRDefault="00AC5AFD" w:rsidP="00AC5AFD">
      <w:pPr>
        <w:rPr>
          <w:sz w:val="24"/>
        </w:rPr>
      </w:pPr>
    </w:p>
    <w:tbl>
      <w:tblPr>
        <w:tblStyle w:val="a5"/>
        <w:tblW w:w="10456" w:type="dxa"/>
        <w:tblLook w:val="04A0" w:firstRow="1" w:lastRow="0" w:firstColumn="1" w:lastColumn="0" w:noHBand="0" w:noVBand="1"/>
      </w:tblPr>
      <w:tblGrid>
        <w:gridCol w:w="690"/>
        <w:gridCol w:w="3706"/>
        <w:gridCol w:w="1823"/>
        <w:gridCol w:w="2503"/>
        <w:gridCol w:w="1734"/>
      </w:tblGrid>
      <w:tr w:rsidR="00673F87" w:rsidRPr="004566EB" w14:paraId="635977F4" w14:textId="77777777" w:rsidTr="00362A72">
        <w:tc>
          <w:tcPr>
            <w:tcW w:w="690" w:type="dxa"/>
            <w:vAlign w:val="center"/>
          </w:tcPr>
          <w:p w14:paraId="7E716543" w14:textId="77777777" w:rsidR="00673F87" w:rsidRPr="004566EB" w:rsidRDefault="00673F87" w:rsidP="00036C62">
            <w:pPr>
              <w:jc w:val="center"/>
            </w:pPr>
            <w:r w:rsidRPr="004566EB">
              <w:t>№ п/п</w:t>
            </w:r>
          </w:p>
        </w:tc>
        <w:tc>
          <w:tcPr>
            <w:tcW w:w="3706" w:type="dxa"/>
            <w:vAlign w:val="center"/>
          </w:tcPr>
          <w:p w14:paraId="5F46B1F3" w14:textId="77777777" w:rsidR="00673F87" w:rsidRPr="004566EB" w:rsidRDefault="00673F87" w:rsidP="00D7697A">
            <w:pPr>
              <w:jc w:val="center"/>
            </w:pPr>
            <w:r w:rsidRPr="004566EB">
              <w:t xml:space="preserve">Тема публикации </w:t>
            </w:r>
          </w:p>
        </w:tc>
        <w:tc>
          <w:tcPr>
            <w:tcW w:w="1823" w:type="dxa"/>
            <w:vAlign w:val="center"/>
          </w:tcPr>
          <w:p w14:paraId="3625A5CC" w14:textId="77777777" w:rsidR="00673F87" w:rsidRPr="004566EB" w:rsidRDefault="00673F87" w:rsidP="00D7697A">
            <w:pPr>
              <w:jc w:val="center"/>
            </w:pPr>
            <w:r w:rsidRPr="004566EB">
              <w:t xml:space="preserve">Планируемая дата публикации </w:t>
            </w:r>
          </w:p>
        </w:tc>
        <w:tc>
          <w:tcPr>
            <w:tcW w:w="2503" w:type="dxa"/>
            <w:vAlign w:val="center"/>
          </w:tcPr>
          <w:p w14:paraId="5D5659E0" w14:textId="77777777" w:rsidR="00673F87" w:rsidRPr="004566EB" w:rsidRDefault="00673F87" w:rsidP="00D7697A">
            <w:pPr>
              <w:jc w:val="center"/>
            </w:pPr>
            <w:r w:rsidRPr="004566EB">
              <w:t>Где планируется публикация  (журнал)</w:t>
            </w:r>
          </w:p>
        </w:tc>
        <w:tc>
          <w:tcPr>
            <w:tcW w:w="1734" w:type="dxa"/>
          </w:tcPr>
          <w:p w14:paraId="54C2CD40" w14:textId="77777777" w:rsidR="003A1CD2" w:rsidRDefault="003A1CD2" w:rsidP="003A1CD2">
            <w:pPr>
              <w:jc w:val="center"/>
            </w:pPr>
            <w:r w:rsidRPr="004566EB">
              <w:t>Примечание</w:t>
            </w:r>
          </w:p>
          <w:p w14:paraId="5048F926" w14:textId="77777777" w:rsidR="003A1CD2" w:rsidRDefault="003A1CD2" w:rsidP="003A1CD2">
            <w:pPr>
              <w:jc w:val="center"/>
            </w:pPr>
            <w:r>
              <w:t xml:space="preserve">(информация о выполнении, </w:t>
            </w:r>
          </w:p>
          <w:p w14:paraId="1A8B0C09" w14:textId="5020C20D" w:rsidR="00BB6A66" w:rsidRPr="004566EB" w:rsidRDefault="000B66FF" w:rsidP="003A1CD2">
            <w:pPr>
              <w:jc w:val="center"/>
            </w:pPr>
            <w:r>
              <w:t>подпись</w:t>
            </w:r>
            <w:r w:rsidR="003A1CD2">
              <w:t xml:space="preserve"> научного руководителя)</w:t>
            </w:r>
          </w:p>
        </w:tc>
      </w:tr>
      <w:tr w:rsidR="00673F87" w:rsidRPr="004566EB" w14:paraId="4CB80672" w14:textId="77777777" w:rsidTr="00362A72">
        <w:trPr>
          <w:trHeight w:val="12546"/>
        </w:trPr>
        <w:tc>
          <w:tcPr>
            <w:tcW w:w="690" w:type="dxa"/>
          </w:tcPr>
          <w:p w14:paraId="04892D23" w14:textId="77777777" w:rsidR="00673F87" w:rsidRDefault="00E53EB7" w:rsidP="00036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0820663B" w14:textId="4F966B3C" w:rsidR="00E53EB7" w:rsidRDefault="00E53EB7" w:rsidP="00036C62">
            <w:pPr>
              <w:rPr>
                <w:lang w:val="en-US"/>
              </w:rPr>
            </w:pPr>
          </w:p>
          <w:p w14:paraId="589CBA28" w14:textId="4DB30587" w:rsidR="00E53EB7" w:rsidRDefault="00E53EB7" w:rsidP="00036C62">
            <w:pPr>
              <w:rPr>
                <w:ins w:id="83" w:author="Алексей Остапив" w:date="2024-12-24T20:04:00Z"/>
                <w:lang w:val="en-US"/>
              </w:rPr>
            </w:pPr>
          </w:p>
          <w:p w14:paraId="67E7EB6D" w14:textId="473F9734" w:rsidR="00BE0579" w:rsidRDefault="00BE0579" w:rsidP="00036C62">
            <w:pPr>
              <w:rPr>
                <w:ins w:id="84" w:author="Алексей Остапив" w:date="2024-12-24T20:04:00Z"/>
                <w:lang w:val="en-US"/>
              </w:rPr>
            </w:pPr>
          </w:p>
          <w:p w14:paraId="6D98813A" w14:textId="77777777" w:rsidR="00BE0579" w:rsidRDefault="00BE0579" w:rsidP="00036C62">
            <w:pPr>
              <w:rPr>
                <w:lang w:val="en-US"/>
              </w:rPr>
            </w:pPr>
          </w:p>
          <w:p w14:paraId="4EF886EE" w14:textId="2F5D2796" w:rsidR="00E53EB7" w:rsidRPr="00E53EB7" w:rsidRDefault="00E53EB7" w:rsidP="00036C62">
            <w:r>
              <w:t>2</w:t>
            </w:r>
          </w:p>
          <w:p w14:paraId="47A5AF96" w14:textId="77777777" w:rsidR="00E53EB7" w:rsidRDefault="00E53EB7" w:rsidP="00036C62">
            <w:pPr>
              <w:rPr>
                <w:lang w:val="en-US"/>
              </w:rPr>
            </w:pPr>
          </w:p>
          <w:p w14:paraId="5B6E0581" w14:textId="5D69A5E4" w:rsidR="00B0334C" w:rsidRDefault="00B0334C" w:rsidP="00036C62">
            <w:pPr>
              <w:rPr>
                <w:ins w:id="85" w:author="Алексей Остапив" w:date="2024-12-25T00:17:00Z"/>
                <w:lang w:val="en-US"/>
              </w:rPr>
            </w:pPr>
          </w:p>
          <w:p w14:paraId="390E0A0D" w14:textId="6AA4669E" w:rsidR="001726F1" w:rsidRDefault="001726F1" w:rsidP="00036C62">
            <w:pPr>
              <w:rPr>
                <w:ins w:id="86" w:author="Алексей Остапив" w:date="2024-12-25T00:17:00Z"/>
                <w:lang w:val="en-US"/>
              </w:rPr>
            </w:pPr>
          </w:p>
          <w:p w14:paraId="4001A9B1" w14:textId="77777777" w:rsidR="001726F1" w:rsidRDefault="001726F1" w:rsidP="00036C62">
            <w:pPr>
              <w:rPr>
                <w:lang w:val="en-US"/>
              </w:rPr>
            </w:pPr>
          </w:p>
          <w:p w14:paraId="7A5BBECD" w14:textId="26D60CAB" w:rsidR="00B0334C" w:rsidRPr="00E53EB7" w:rsidRDefault="00B0334C" w:rsidP="00036C6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706" w:type="dxa"/>
          </w:tcPr>
          <w:p w14:paraId="1B9D94E2" w14:textId="3C46EA3A" w:rsidR="00E53EB7" w:rsidRPr="004566EB" w:rsidDel="00BE0579" w:rsidRDefault="00BE0579" w:rsidP="00E53EB7">
            <w:pPr>
              <w:rPr>
                <w:del w:id="87" w:author="Алексей Остапив" w:date="2024-12-24T20:03:00Z"/>
              </w:rPr>
            </w:pPr>
            <w:ins w:id="88" w:author="Алексей Остапив" w:date="2024-12-24T20:03:00Z">
              <w:r w:rsidRPr="00C41D59">
                <w:rPr>
                  <w:lang w:val="en-US"/>
                </w:rPr>
                <w:t xml:space="preserve">Mutual influence of intermodal and fundamental four-wave mixing of 1.0 µm and 1.5 µm nanosecond pulses in a dual-wavelength fiber laser </w:t>
              </w:r>
            </w:ins>
            <w:del w:id="89" w:author="Алексей Остапив" w:date="2024-12-24T20:03:00Z">
              <w:r w:rsidR="00E53EB7" w:rsidDel="00BE0579">
                <w:delText>Влияние модового состава на ГВГ в оптическом волокне</w:delText>
              </w:r>
            </w:del>
          </w:p>
          <w:p w14:paraId="1F2B7F78" w14:textId="779ECE7D" w:rsidR="00E53EB7" w:rsidRDefault="00E53EB7" w:rsidP="00345732">
            <w:pPr>
              <w:rPr>
                <w:ins w:id="90" w:author="Алексей Остапив" w:date="2024-12-24T20:03:00Z"/>
              </w:rPr>
            </w:pPr>
          </w:p>
          <w:p w14:paraId="226485B3" w14:textId="77777777" w:rsidR="00BE0579" w:rsidRDefault="00BE0579" w:rsidP="00345732"/>
          <w:p w14:paraId="62C5ED91" w14:textId="1E99323D" w:rsidR="00E53EB7" w:rsidRPr="00BE0579" w:rsidDel="00BE0579" w:rsidRDefault="00BE0579" w:rsidP="00E53EB7">
            <w:pPr>
              <w:rPr>
                <w:del w:id="91" w:author="Алексей Остапив" w:date="2024-12-24T20:04:00Z"/>
              </w:rPr>
            </w:pPr>
            <w:ins w:id="92" w:author="Алексей Остапив" w:date="2024-12-24T20:04:00Z">
              <w:r w:rsidRPr="00BE0579">
                <w:rPr>
                  <w:rPrChange w:id="93" w:author="Алексей Остапив" w:date="2024-12-24T20:04:00Z">
                    <w:rPr>
                      <w:u w:val="single"/>
                    </w:rPr>
                  </w:rPrChange>
                </w:rPr>
                <w:t xml:space="preserve">Применимость и точность подходов обработки температурных кинетик в методиках пьезорезонансной и классической лазерной калориметрии </w:t>
              </w:r>
            </w:ins>
            <w:del w:id="94" w:author="Алексей Остапив" w:date="2024-12-24T20:04:00Z">
              <w:r w:rsidR="00E53EB7" w:rsidRPr="00BE0579" w:rsidDel="00BE0579">
                <w:delText>Температурные эффекты при ГВГ в оптическом волокне</w:delText>
              </w:r>
            </w:del>
          </w:p>
          <w:p w14:paraId="2283C44A" w14:textId="2421C554" w:rsidR="00673F87" w:rsidRPr="00BE0579" w:rsidRDefault="00673F87" w:rsidP="00E53EB7">
            <w:pPr>
              <w:rPr>
                <w:ins w:id="95" w:author="Алексей Остапив" w:date="2024-12-24T20:04:00Z"/>
              </w:rPr>
            </w:pPr>
          </w:p>
          <w:p w14:paraId="3E9BEC4D" w14:textId="77777777" w:rsidR="00BE0579" w:rsidRDefault="00BE0579" w:rsidP="00E53EB7"/>
          <w:p w14:paraId="19F73FD7" w14:textId="2431BC44" w:rsidR="00B0334C" w:rsidRPr="00B0334C" w:rsidRDefault="00B0334C" w:rsidP="00E53EB7">
            <w:r>
              <w:t>Математическая модель динамической фазовой отстройки решётки</w:t>
            </w:r>
            <w:r w:rsidRPr="00B0334C">
              <w:t xml:space="preserve"> χ</w:t>
            </w:r>
            <w:r>
              <w:t>2 при ГВГ в оптическом волокне</w:t>
            </w:r>
          </w:p>
        </w:tc>
        <w:tc>
          <w:tcPr>
            <w:tcW w:w="1823" w:type="dxa"/>
          </w:tcPr>
          <w:p w14:paraId="192281A0" w14:textId="13541959" w:rsidR="00673F87" w:rsidRDefault="00BE0579" w:rsidP="00036C62">
            <w:ins w:id="96" w:author="Алексей Остапив" w:date="2024-12-24T20:05:00Z">
              <w:r>
                <w:rPr>
                  <w:lang w:val="uk-UA"/>
                </w:rPr>
                <w:t xml:space="preserve">Август </w:t>
              </w:r>
            </w:ins>
            <w:r w:rsidR="00E53EB7">
              <w:t>2023</w:t>
            </w:r>
          </w:p>
          <w:p w14:paraId="5FC08D5D" w14:textId="77777777" w:rsidR="00E53EB7" w:rsidRDefault="00E53EB7" w:rsidP="00036C62"/>
          <w:p w14:paraId="7808D9C4" w14:textId="0EA27806" w:rsidR="00E53EB7" w:rsidRDefault="00E53EB7" w:rsidP="00036C62">
            <w:pPr>
              <w:rPr>
                <w:ins w:id="97" w:author="Алексей Остапив" w:date="2024-12-24T20:04:00Z"/>
              </w:rPr>
            </w:pPr>
          </w:p>
          <w:p w14:paraId="09E32BAA" w14:textId="6B0ED60C" w:rsidR="00BE0579" w:rsidRDefault="00BE0579" w:rsidP="00036C62">
            <w:pPr>
              <w:rPr>
                <w:ins w:id="98" w:author="Алексей Остапив" w:date="2024-12-24T20:04:00Z"/>
              </w:rPr>
            </w:pPr>
          </w:p>
          <w:p w14:paraId="33367A87" w14:textId="77777777" w:rsidR="00BE0579" w:rsidRDefault="00BE0579" w:rsidP="00036C62"/>
          <w:p w14:paraId="43C99032" w14:textId="30C120A1" w:rsidR="00E53EB7" w:rsidRDefault="00BE0579" w:rsidP="00036C62">
            <w:ins w:id="99" w:author="Алексей Остапив" w:date="2024-12-24T20:05:00Z">
              <w:r>
                <w:rPr>
                  <w:lang w:val="uk-UA"/>
                </w:rPr>
                <w:t xml:space="preserve">Декабрь </w:t>
              </w:r>
            </w:ins>
            <w:r w:rsidR="00E53EB7">
              <w:t>2024</w:t>
            </w:r>
          </w:p>
          <w:p w14:paraId="6EF36175" w14:textId="77777777" w:rsidR="00B0334C" w:rsidRDefault="00B0334C" w:rsidP="00036C62"/>
          <w:p w14:paraId="235DD98B" w14:textId="78AF5B6E" w:rsidR="00B0334C" w:rsidRDefault="00B0334C" w:rsidP="00036C62">
            <w:pPr>
              <w:rPr>
                <w:ins w:id="100" w:author="Алексей Остапив" w:date="2024-12-24T20:05:00Z"/>
              </w:rPr>
            </w:pPr>
          </w:p>
          <w:p w14:paraId="7A5394C0" w14:textId="737E8B73" w:rsidR="00BE0579" w:rsidRDefault="00BE0579" w:rsidP="00036C62">
            <w:pPr>
              <w:rPr>
                <w:ins w:id="101" w:author="Алексей Остапив" w:date="2024-12-24T20:05:00Z"/>
              </w:rPr>
            </w:pPr>
          </w:p>
          <w:p w14:paraId="58B8A4CD" w14:textId="77777777" w:rsidR="00BE0579" w:rsidRDefault="00BE0579" w:rsidP="00036C62"/>
          <w:p w14:paraId="3D58D241" w14:textId="0656A66C" w:rsidR="00B0334C" w:rsidRPr="004566EB" w:rsidRDefault="001726F1" w:rsidP="00036C62">
            <w:ins w:id="102" w:author="Алексей Остапив" w:date="2024-12-25T00:17:00Z">
              <w:r>
                <w:rPr>
                  <w:lang w:val="uk-UA"/>
                </w:rPr>
                <w:t>Апрель</w:t>
              </w:r>
            </w:ins>
            <w:ins w:id="103" w:author="Алексей Остапив" w:date="2024-12-24T20:05:00Z">
              <w:r w:rsidR="00BE0579">
                <w:rPr>
                  <w:lang w:val="uk-UA"/>
                </w:rPr>
                <w:t xml:space="preserve"> </w:t>
              </w:r>
            </w:ins>
            <w:r w:rsidR="00B0334C">
              <w:t>202</w:t>
            </w:r>
            <w:ins w:id="104" w:author="Алексей Остапив" w:date="2024-12-25T00:17:00Z">
              <w:r>
                <w:t>6</w:t>
              </w:r>
            </w:ins>
            <w:del w:id="105" w:author="Алексей Остапив" w:date="2024-12-25T00:17:00Z">
              <w:r w:rsidR="00B0334C" w:rsidDel="001726F1">
                <w:delText>5</w:delText>
              </w:r>
            </w:del>
          </w:p>
        </w:tc>
        <w:tc>
          <w:tcPr>
            <w:tcW w:w="2503" w:type="dxa"/>
          </w:tcPr>
          <w:p w14:paraId="3646D9BF" w14:textId="0569FA46" w:rsidR="00673F87" w:rsidRDefault="00E53EB7" w:rsidP="00036C62">
            <w:pPr>
              <w:rPr>
                <w:lang w:val="en-US"/>
              </w:rPr>
            </w:pPr>
            <w:r>
              <w:rPr>
                <w:lang w:val="en-US"/>
              </w:rPr>
              <w:t xml:space="preserve">Optics Letters </w:t>
            </w:r>
            <w:del w:id="106" w:author="Алексей Остапив" w:date="2024-12-24T20:04:00Z">
              <w:r w:rsidDel="00BE0579">
                <w:rPr>
                  <w:lang w:val="en-US"/>
                </w:rPr>
                <w:delText>&amp; Quantum Electronics</w:delText>
              </w:r>
            </w:del>
          </w:p>
          <w:p w14:paraId="753989FF" w14:textId="7EC51611" w:rsidR="00E53EB7" w:rsidRDefault="00E53EB7" w:rsidP="00036C62">
            <w:pPr>
              <w:rPr>
                <w:ins w:id="107" w:author="Алексей Остапив" w:date="2024-12-24T20:05:00Z"/>
                <w:lang w:val="en-US"/>
              </w:rPr>
            </w:pPr>
          </w:p>
          <w:p w14:paraId="69EC910B" w14:textId="33855167" w:rsidR="00BE0579" w:rsidRDefault="00BE0579" w:rsidP="00036C62">
            <w:pPr>
              <w:rPr>
                <w:ins w:id="108" w:author="Алексей Остапив" w:date="2024-12-24T20:05:00Z"/>
                <w:lang w:val="en-US"/>
              </w:rPr>
            </w:pPr>
          </w:p>
          <w:p w14:paraId="1C90A04E" w14:textId="7362998A" w:rsidR="00BE0579" w:rsidRDefault="00BE0579" w:rsidP="00036C62">
            <w:pPr>
              <w:rPr>
                <w:ins w:id="109" w:author="Алексей Остапив" w:date="2024-12-24T20:05:00Z"/>
                <w:lang w:val="en-US"/>
              </w:rPr>
            </w:pPr>
          </w:p>
          <w:p w14:paraId="28A92EBB" w14:textId="7D728F7A" w:rsidR="00BE0579" w:rsidRDefault="00BE0579" w:rsidP="00036C62">
            <w:pPr>
              <w:rPr>
                <w:ins w:id="110" w:author="Алексей Остапив" w:date="2024-12-24T20:05:00Z"/>
                <w:lang w:val="en-US"/>
              </w:rPr>
            </w:pPr>
          </w:p>
          <w:p w14:paraId="2EF72977" w14:textId="601863A8" w:rsidR="00BE0579" w:rsidRDefault="00BE0579" w:rsidP="00036C62">
            <w:pPr>
              <w:rPr>
                <w:ins w:id="111" w:author="Алексей Остапив" w:date="2024-12-24T20:05:00Z"/>
                <w:lang w:val="uk-UA"/>
              </w:rPr>
            </w:pPr>
            <w:ins w:id="112" w:author="Алексей Остапив" w:date="2024-12-24T20:05:00Z">
              <w:r>
                <w:rPr>
                  <w:lang w:val="uk-UA"/>
                </w:rPr>
                <w:t>Оптика и спектроскопия</w:t>
              </w:r>
            </w:ins>
          </w:p>
          <w:p w14:paraId="22B401EB" w14:textId="6EBA5EB3" w:rsidR="00BE0579" w:rsidRDefault="00BE0579" w:rsidP="00036C62">
            <w:pPr>
              <w:rPr>
                <w:ins w:id="113" w:author="Алексей Остапив" w:date="2024-12-24T20:05:00Z"/>
                <w:lang w:val="uk-UA"/>
              </w:rPr>
            </w:pPr>
          </w:p>
          <w:p w14:paraId="7ECFDA0E" w14:textId="06ED53FC" w:rsidR="00BE0579" w:rsidRDefault="00BE0579" w:rsidP="00036C62">
            <w:pPr>
              <w:rPr>
                <w:ins w:id="114" w:author="Алексей Остапив" w:date="2024-12-24T20:05:00Z"/>
                <w:lang w:val="uk-UA"/>
              </w:rPr>
            </w:pPr>
          </w:p>
          <w:p w14:paraId="59BB98A0" w14:textId="0CDB272B" w:rsidR="00BE0579" w:rsidRDefault="00BE0579" w:rsidP="00036C62">
            <w:pPr>
              <w:rPr>
                <w:ins w:id="115" w:author="Алексей Остапив" w:date="2024-12-24T20:05:00Z"/>
                <w:lang w:val="uk-UA"/>
              </w:rPr>
            </w:pPr>
          </w:p>
          <w:p w14:paraId="55982907" w14:textId="77777777" w:rsidR="00BE0579" w:rsidRPr="00BE0579" w:rsidRDefault="00BE0579" w:rsidP="00036C62">
            <w:pPr>
              <w:rPr>
                <w:lang w:val="uk-UA"/>
                <w:rPrChange w:id="116" w:author="Алексей Остапив" w:date="2024-12-24T20:05:00Z">
                  <w:rPr>
                    <w:lang w:val="en-US"/>
                  </w:rPr>
                </w:rPrChange>
              </w:rPr>
            </w:pPr>
          </w:p>
          <w:p w14:paraId="0F2E067E" w14:textId="77777777" w:rsidR="00E53EB7" w:rsidRDefault="00E53EB7" w:rsidP="00036C62">
            <w:pPr>
              <w:rPr>
                <w:lang w:val="en-US"/>
              </w:rPr>
            </w:pPr>
            <w:r>
              <w:rPr>
                <w:lang w:val="en-US"/>
              </w:rPr>
              <w:t>Optics Letters &amp; Quantum Electronics</w:t>
            </w:r>
          </w:p>
          <w:p w14:paraId="08493CE1" w14:textId="77777777" w:rsidR="00B0334C" w:rsidRDefault="00B0334C" w:rsidP="00036C62">
            <w:pPr>
              <w:rPr>
                <w:lang w:val="en-US"/>
              </w:rPr>
            </w:pPr>
          </w:p>
          <w:p w14:paraId="1386D578" w14:textId="22D24BB6" w:rsidR="00B0334C" w:rsidRPr="00E53EB7" w:rsidRDefault="00B0334C" w:rsidP="00036C62">
            <w:pPr>
              <w:rPr>
                <w:lang w:val="en-US"/>
              </w:rPr>
            </w:pPr>
            <w:del w:id="117" w:author="Алексей Остапив" w:date="2024-12-24T20:05:00Z">
              <w:r w:rsidDel="00BE0579">
                <w:rPr>
                  <w:lang w:val="en-US"/>
                </w:rPr>
                <w:delText>Optics Letters &amp; Quantum Electronics</w:delText>
              </w:r>
            </w:del>
          </w:p>
        </w:tc>
        <w:tc>
          <w:tcPr>
            <w:tcW w:w="1734" w:type="dxa"/>
          </w:tcPr>
          <w:p w14:paraId="36B80581" w14:textId="77777777" w:rsidR="00673F87" w:rsidRPr="004566EB" w:rsidRDefault="00673F87" w:rsidP="00036C62"/>
        </w:tc>
      </w:tr>
    </w:tbl>
    <w:p w14:paraId="7A216F5C" w14:textId="77777777" w:rsidR="00AC5AFD" w:rsidRPr="004566EB" w:rsidRDefault="00AC5AFD" w:rsidP="00AC5AFD">
      <w:pPr>
        <w:spacing w:after="200" w:line="276" w:lineRule="auto"/>
      </w:pPr>
      <w:r w:rsidRPr="004566EB">
        <w:br w:type="page"/>
      </w:r>
    </w:p>
    <w:p w14:paraId="6FBA0C5D" w14:textId="77777777" w:rsidR="00AC5AFD" w:rsidRPr="004566EB" w:rsidRDefault="00AC5AFD" w:rsidP="004F2F77">
      <w:pPr>
        <w:pStyle w:val="a3"/>
        <w:ind w:left="666"/>
        <w:outlineLvl w:val="0"/>
        <w:rPr>
          <w:rFonts w:ascii="Times New Roman" w:hAnsi="Times New Roman"/>
          <w:szCs w:val="24"/>
        </w:rPr>
      </w:pPr>
      <w:r w:rsidRPr="004566EB">
        <w:rPr>
          <w:rFonts w:ascii="Times New Roman" w:hAnsi="Times New Roman"/>
          <w:szCs w:val="24"/>
        </w:rPr>
        <w:lastRenderedPageBreak/>
        <w:t xml:space="preserve">ПЛАН </w:t>
      </w:r>
      <w:r w:rsidR="008F200D" w:rsidRPr="004566EB">
        <w:rPr>
          <w:rFonts w:ascii="Times New Roman" w:hAnsi="Times New Roman"/>
          <w:szCs w:val="24"/>
        </w:rPr>
        <w:t>АПРОБАЦИИ / ВНЕДРЕНИЯ</w:t>
      </w:r>
      <w:r w:rsidR="00E23ABE" w:rsidRPr="004566EB">
        <w:rPr>
          <w:rFonts w:ascii="Times New Roman" w:hAnsi="Times New Roman"/>
          <w:szCs w:val="24"/>
        </w:rPr>
        <w:t xml:space="preserve"> РЕЗУЛЬТАТОВ </w:t>
      </w:r>
      <w:r w:rsidRPr="004566EB">
        <w:rPr>
          <w:rFonts w:ascii="Times New Roman" w:hAnsi="Times New Roman"/>
          <w:szCs w:val="24"/>
        </w:rPr>
        <w:t>ИССЛЕДОВАНИЯ</w:t>
      </w:r>
      <w:r w:rsidR="003D3568" w:rsidRPr="004566EB">
        <w:rPr>
          <w:rStyle w:val="ae"/>
          <w:rFonts w:ascii="Times New Roman" w:hAnsi="Times New Roman"/>
          <w:szCs w:val="24"/>
        </w:rPr>
        <w:footnoteReference w:id="5"/>
      </w:r>
    </w:p>
    <w:p w14:paraId="4F793403" w14:textId="77777777" w:rsidR="00D85530" w:rsidRPr="004566EB" w:rsidRDefault="00D85530" w:rsidP="00D85530">
      <w:pPr>
        <w:pStyle w:val="a3"/>
        <w:ind w:left="666"/>
        <w:jc w:val="left"/>
        <w:outlineLvl w:val="0"/>
        <w:rPr>
          <w:rFonts w:ascii="Times New Roman" w:hAnsi="Times New Roman"/>
          <w:szCs w:val="24"/>
        </w:rPr>
      </w:pPr>
    </w:p>
    <w:p w14:paraId="77CD240A" w14:textId="77777777" w:rsidR="0035231F" w:rsidRPr="004566EB" w:rsidRDefault="0035231F" w:rsidP="0035231F">
      <w:pPr>
        <w:rPr>
          <w:i/>
        </w:rPr>
      </w:pPr>
      <w:r w:rsidRPr="004566EB">
        <w:rPr>
          <w:i/>
        </w:rPr>
        <w:t>(участие аспиранта в научных конференциях, симпозиумах, выступления на заседаниях кафедры, участие в различных видах мероприятий научного сообщества, подготовка и направление в различные органы предложений по теме исследований, публикации в виде книг, получение патентов, внедрение результатов исследования)</w:t>
      </w:r>
    </w:p>
    <w:p w14:paraId="13EC8261" w14:textId="77777777" w:rsidR="00AC5AFD" w:rsidRPr="004566EB" w:rsidRDefault="00AC5AFD" w:rsidP="00AC5AFD"/>
    <w:tbl>
      <w:tblPr>
        <w:tblStyle w:val="a5"/>
        <w:tblW w:w="5000" w:type="pct"/>
        <w:tblLook w:val="04A0" w:firstRow="1" w:lastRow="0" w:firstColumn="1" w:lastColumn="0" w:noHBand="0" w:noVBand="1"/>
        <w:tblPrChange w:id="118" w:author="Алексей Остапив" w:date="2024-12-25T00:22:00Z">
          <w:tblPr>
            <w:tblStyle w:val="a5"/>
            <w:tblW w:w="10456" w:type="dxa"/>
            <w:tblLook w:val="04A0" w:firstRow="1" w:lastRow="0" w:firstColumn="1" w:lastColumn="0" w:noHBand="0" w:noVBand="1"/>
          </w:tblPr>
        </w:tblPrChange>
      </w:tblPr>
      <w:tblGrid>
        <w:gridCol w:w="562"/>
        <w:gridCol w:w="3205"/>
        <w:gridCol w:w="1420"/>
        <w:gridCol w:w="3009"/>
        <w:gridCol w:w="1717"/>
        <w:tblGridChange w:id="119">
          <w:tblGrid>
            <w:gridCol w:w="562"/>
            <w:gridCol w:w="51"/>
            <w:gridCol w:w="4"/>
            <w:gridCol w:w="3150"/>
            <w:gridCol w:w="246"/>
            <w:gridCol w:w="64"/>
            <w:gridCol w:w="1110"/>
            <w:gridCol w:w="246"/>
            <w:gridCol w:w="912"/>
            <w:gridCol w:w="1851"/>
            <w:gridCol w:w="417"/>
            <w:gridCol w:w="14"/>
            <w:gridCol w:w="1286"/>
            <w:gridCol w:w="543"/>
          </w:tblGrid>
        </w:tblGridChange>
      </w:tblGrid>
      <w:tr w:rsidR="004566EB" w:rsidRPr="00AE1404" w14:paraId="5C5506C6" w14:textId="77777777" w:rsidTr="00AE1404">
        <w:tc>
          <w:tcPr>
            <w:tcW w:w="293" w:type="pct"/>
            <w:vAlign w:val="center"/>
            <w:tcPrChange w:id="120" w:author="Алексей Остапив" w:date="2024-12-25T00:22:00Z">
              <w:tcPr>
                <w:tcW w:w="617" w:type="dxa"/>
                <w:gridSpan w:val="3"/>
                <w:vAlign w:val="center"/>
              </w:tcPr>
            </w:tcPrChange>
          </w:tcPr>
          <w:p w14:paraId="735288B2" w14:textId="77777777" w:rsidR="00AC5AFD" w:rsidRPr="00AE1404" w:rsidRDefault="00AC5AFD" w:rsidP="00036C62">
            <w:pPr>
              <w:jc w:val="center"/>
            </w:pPr>
            <w:r w:rsidRPr="00AE1404">
              <w:t>№ п/п</w:t>
            </w:r>
          </w:p>
        </w:tc>
        <w:tc>
          <w:tcPr>
            <w:tcW w:w="1626" w:type="pct"/>
            <w:vAlign w:val="center"/>
            <w:tcPrChange w:id="121" w:author="Алексей Остапив" w:date="2024-12-25T00:22:00Z">
              <w:tcPr>
                <w:tcW w:w="3460" w:type="dxa"/>
                <w:gridSpan w:val="3"/>
                <w:vAlign w:val="center"/>
              </w:tcPr>
            </w:tcPrChange>
          </w:tcPr>
          <w:p w14:paraId="4052FD1D" w14:textId="77777777" w:rsidR="00AC5AFD" w:rsidRPr="00AE1404" w:rsidRDefault="00AC5AFD" w:rsidP="00036C62">
            <w:pPr>
              <w:jc w:val="center"/>
            </w:pPr>
            <w:r w:rsidRPr="00AE1404">
              <w:t>Наименование планируемого результата</w:t>
            </w:r>
          </w:p>
        </w:tc>
        <w:tc>
          <w:tcPr>
            <w:tcW w:w="679" w:type="pct"/>
            <w:vAlign w:val="center"/>
            <w:tcPrChange w:id="122" w:author="Алексей Остапив" w:date="2024-12-25T00:22:00Z">
              <w:tcPr>
                <w:tcW w:w="2268" w:type="dxa"/>
                <w:gridSpan w:val="3"/>
                <w:vAlign w:val="center"/>
              </w:tcPr>
            </w:tcPrChange>
          </w:tcPr>
          <w:p w14:paraId="4AC52377" w14:textId="77777777" w:rsidR="00AC5AFD" w:rsidRPr="00AE1404" w:rsidRDefault="00477F99" w:rsidP="005F1DD7">
            <w:pPr>
              <w:jc w:val="center"/>
              <w:rPr>
                <w:i/>
              </w:rPr>
            </w:pPr>
            <w:r w:rsidRPr="00AE1404">
              <w:t>Планируемый</w:t>
            </w:r>
            <w:r w:rsidR="00AC5AFD" w:rsidRPr="00AE1404">
              <w:t xml:space="preserve"> срок </w:t>
            </w:r>
            <w:r w:rsidR="005F1DD7" w:rsidRPr="00AE1404">
              <w:t>апробации (</w:t>
            </w:r>
            <w:r w:rsidR="00AC5AFD" w:rsidRPr="00AE1404">
              <w:t>внедрения</w:t>
            </w:r>
            <w:r w:rsidR="005F1DD7" w:rsidRPr="00AE1404">
              <w:t>)</w:t>
            </w:r>
            <w:r w:rsidR="00AC5AFD" w:rsidRPr="00AE1404">
              <w:t xml:space="preserve"> результатов исследования</w:t>
            </w:r>
          </w:p>
        </w:tc>
        <w:tc>
          <w:tcPr>
            <w:tcW w:w="1527" w:type="pct"/>
            <w:vAlign w:val="center"/>
            <w:tcPrChange w:id="123" w:author="Алексей Остапив" w:date="2024-12-25T00:22:00Z">
              <w:tcPr>
                <w:tcW w:w="2268" w:type="dxa"/>
                <w:gridSpan w:val="2"/>
                <w:vAlign w:val="center"/>
              </w:tcPr>
            </w:tcPrChange>
          </w:tcPr>
          <w:p w14:paraId="07EE7595" w14:textId="77777777" w:rsidR="00AC5AFD" w:rsidRPr="00AE1404" w:rsidRDefault="00AC5AFD" w:rsidP="00036C62">
            <w:pPr>
              <w:jc w:val="center"/>
            </w:pPr>
            <w:r w:rsidRPr="00AE1404">
              <w:t xml:space="preserve">Где планируется реализация </w:t>
            </w:r>
            <w:r w:rsidR="005F1DD7" w:rsidRPr="00AE1404">
              <w:t>результатов исследования</w:t>
            </w:r>
          </w:p>
        </w:tc>
        <w:tc>
          <w:tcPr>
            <w:tcW w:w="875" w:type="pct"/>
            <w:vAlign w:val="center"/>
            <w:tcPrChange w:id="124" w:author="Алексей Остапив" w:date="2024-12-25T00:22:00Z">
              <w:tcPr>
                <w:tcW w:w="1843" w:type="dxa"/>
                <w:gridSpan w:val="3"/>
                <w:vAlign w:val="center"/>
              </w:tcPr>
            </w:tcPrChange>
          </w:tcPr>
          <w:p w14:paraId="62219770" w14:textId="77777777" w:rsidR="00362A72" w:rsidRPr="00AE1404" w:rsidRDefault="00362A72" w:rsidP="00362A72">
            <w:pPr>
              <w:jc w:val="center"/>
            </w:pPr>
            <w:r w:rsidRPr="00AE1404">
              <w:t>Примечание</w:t>
            </w:r>
          </w:p>
          <w:p w14:paraId="3DBB9A60" w14:textId="77777777" w:rsidR="00362A72" w:rsidRPr="00AE1404" w:rsidRDefault="00362A72" w:rsidP="00362A72">
            <w:pPr>
              <w:jc w:val="center"/>
            </w:pPr>
            <w:r w:rsidRPr="00AE1404">
              <w:t xml:space="preserve">(информация о выполнении, </w:t>
            </w:r>
          </w:p>
          <w:p w14:paraId="611E23EC" w14:textId="77777777" w:rsidR="00AC5AFD" w:rsidRPr="00AE1404" w:rsidRDefault="00362A72" w:rsidP="00362A72">
            <w:pPr>
              <w:jc w:val="center"/>
            </w:pPr>
            <w:r w:rsidRPr="00AE1404">
              <w:t>виза научного руководителя)</w:t>
            </w:r>
          </w:p>
        </w:tc>
      </w:tr>
      <w:tr w:rsidR="00AE1404" w:rsidRPr="00AE1404" w14:paraId="13833692" w14:textId="77777777" w:rsidTr="00AE1404">
        <w:tblPrEx>
          <w:tblPrExChange w:id="125" w:author="Алексей Остапив" w:date="2024-12-25T00:24:00Z">
            <w:tblPrEx>
              <w:tblW w:w="5000" w:type="pct"/>
            </w:tblPrEx>
          </w:tblPrExChange>
        </w:tblPrEx>
        <w:trPr>
          <w:trHeight w:val="3061"/>
          <w:trPrChange w:id="126" w:author="Алексей Остапив" w:date="2024-12-25T00:24:00Z">
            <w:trPr>
              <w:gridAfter w:val="0"/>
              <w:trHeight w:val="4139"/>
            </w:trPr>
          </w:trPrChange>
        </w:trPr>
        <w:tc>
          <w:tcPr>
            <w:tcW w:w="293" w:type="pct"/>
            <w:tcPrChange w:id="127" w:author="Алексей Остапив" w:date="2024-12-25T00:24:00Z">
              <w:tcPr>
                <w:tcW w:w="293" w:type="pct"/>
              </w:tcPr>
            </w:tcPrChange>
          </w:tcPr>
          <w:p w14:paraId="783B3B19" w14:textId="191BEB13" w:rsidR="00B0334C" w:rsidRPr="00AE1404" w:rsidDel="00AE1404" w:rsidRDefault="00B0334C" w:rsidP="00B0334C">
            <w:pPr>
              <w:rPr>
                <w:del w:id="128" w:author="Алексей Остапив" w:date="2024-12-25T00:23:00Z"/>
                <w:lang w:val="en-US"/>
                <w:rPrChange w:id="129" w:author="Алексей Остапив" w:date="2024-12-25T00:21:00Z">
                  <w:rPr>
                    <w:del w:id="130" w:author="Алексей Остапив" w:date="2024-12-25T00:23:00Z"/>
                    <w:szCs w:val="16"/>
                    <w:lang w:val="en-US"/>
                  </w:rPr>
                </w:rPrChange>
              </w:rPr>
            </w:pPr>
            <w:r w:rsidRPr="00AE1404">
              <w:rPr>
                <w:lang w:val="en-US"/>
                <w:rPrChange w:id="131" w:author="Алексей Остапив" w:date="2024-12-25T00:21:00Z">
                  <w:rPr>
                    <w:szCs w:val="16"/>
                    <w:lang w:val="en-US"/>
                  </w:rPr>
                </w:rPrChange>
              </w:rPr>
              <w:t>1</w:t>
            </w:r>
          </w:p>
          <w:p w14:paraId="5F15E442" w14:textId="65E2A632" w:rsidR="00B0334C" w:rsidRPr="00AE1404" w:rsidDel="00AE1404" w:rsidRDefault="00B0334C" w:rsidP="00B0334C">
            <w:pPr>
              <w:rPr>
                <w:del w:id="132" w:author="Алексей Остапив" w:date="2024-12-25T00:23:00Z"/>
                <w:lang w:val="en-US"/>
                <w:rPrChange w:id="133" w:author="Алексей Остапив" w:date="2024-12-25T00:21:00Z">
                  <w:rPr>
                    <w:del w:id="134" w:author="Алексей Остапив" w:date="2024-12-25T00:23:00Z"/>
                    <w:szCs w:val="16"/>
                    <w:lang w:val="en-US"/>
                  </w:rPr>
                </w:rPrChange>
              </w:rPr>
            </w:pPr>
          </w:p>
          <w:p w14:paraId="430EAD6C" w14:textId="251FD93C" w:rsidR="00B0334C" w:rsidRPr="00AE1404" w:rsidDel="00AE1404" w:rsidRDefault="00B0334C" w:rsidP="00B0334C">
            <w:pPr>
              <w:rPr>
                <w:del w:id="135" w:author="Алексей Остапив" w:date="2024-12-25T00:23:00Z"/>
                <w:lang w:val="en-US"/>
                <w:rPrChange w:id="136" w:author="Алексей Остапив" w:date="2024-12-25T00:21:00Z">
                  <w:rPr>
                    <w:del w:id="137" w:author="Алексей Остапив" w:date="2024-12-25T00:23:00Z"/>
                    <w:szCs w:val="16"/>
                    <w:lang w:val="en-US"/>
                  </w:rPr>
                </w:rPrChange>
              </w:rPr>
            </w:pPr>
          </w:p>
          <w:p w14:paraId="00DB74F8" w14:textId="7E231173" w:rsidR="00C0280E" w:rsidRPr="00AE1404" w:rsidRDefault="00C0280E" w:rsidP="00B0334C">
            <w:pPr>
              <w:rPr>
                <w:ins w:id="138" w:author="Алексей Остапив" w:date="2024-12-25T00:12:00Z"/>
                <w:lang w:val="en-US"/>
                <w:rPrChange w:id="139" w:author="Алексей Остапив" w:date="2024-12-25T00:21:00Z">
                  <w:rPr>
                    <w:ins w:id="140" w:author="Алексей Остапив" w:date="2024-12-25T00:12:00Z"/>
                    <w:szCs w:val="16"/>
                    <w:lang w:val="en-US"/>
                  </w:rPr>
                </w:rPrChange>
              </w:rPr>
            </w:pPr>
          </w:p>
          <w:p w14:paraId="566088CC" w14:textId="0EAEB96A" w:rsidR="00C0280E" w:rsidRPr="00AE1404" w:rsidDel="00AE1404" w:rsidRDefault="00C0280E" w:rsidP="00B0334C">
            <w:pPr>
              <w:rPr>
                <w:del w:id="141" w:author="Алексей Остапив" w:date="2024-12-25T00:23:00Z"/>
                <w:lang w:val="en-US"/>
                <w:rPrChange w:id="142" w:author="Алексей Остапив" w:date="2024-12-25T00:21:00Z">
                  <w:rPr>
                    <w:del w:id="143" w:author="Алексей Остапив" w:date="2024-12-25T00:23:00Z"/>
                    <w:szCs w:val="16"/>
                    <w:lang w:val="en-US"/>
                  </w:rPr>
                </w:rPrChange>
              </w:rPr>
            </w:pPr>
          </w:p>
          <w:p w14:paraId="2CE7860C" w14:textId="3EF87CE9" w:rsidR="00B0334C" w:rsidRPr="00AE1404" w:rsidDel="00AE1404" w:rsidRDefault="00B0334C" w:rsidP="00B0334C">
            <w:pPr>
              <w:rPr>
                <w:del w:id="144" w:author="Алексей Остапив" w:date="2024-12-25T00:23:00Z"/>
                <w:lang w:val="en-US"/>
                <w:rPrChange w:id="145" w:author="Алексей Остапив" w:date="2024-12-25T00:21:00Z">
                  <w:rPr>
                    <w:del w:id="146" w:author="Алексей Остапив" w:date="2024-12-25T00:23:00Z"/>
                    <w:szCs w:val="16"/>
                    <w:lang w:val="en-US"/>
                  </w:rPr>
                </w:rPrChange>
              </w:rPr>
            </w:pPr>
            <w:del w:id="147" w:author="Алексей Остапив" w:date="2024-12-25T00:23:00Z">
              <w:r w:rsidRPr="00AE1404" w:rsidDel="00AE1404">
                <w:rPr>
                  <w:lang w:val="en-US"/>
                  <w:rPrChange w:id="148" w:author="Алексей Остапив" w:date="2024-12-25T00:21:00Z">
                    <w:rPr>
                      <w:szCs w:val="16"/>
                      <w:lang w:val="en-US"/>
                    </w:rPr>
                  </w:rPrChange>
                </w:rPr>
                <w:delText>2</w:delText>
              </w:r>
            </w:del>
          </w:p>
          <w:p w14:paraId="0FEDF9E1" w14:textId="5DDCC58B" w:rsidR="00B0334C" w:rsidRPr="00AE1404" w:rsidDel="00AE1404" w:rsidRDefault="00B0334C" w:rsidP="00B0334C">
            <w:pPr>
              <w:rPr>
                <w:del w:id="149" w:author="Алексей Остапив" w:date="2024-12-25T00:23:00Z"/>
                <w:lang w:val="en-US"/>
                <w:rPrChange w:id="150" w:author="Алексей Остапив" w:date="2024-12-25T00:21:00Z">
                  <w:rPr>
                    <w:del w:id="151" w:author="Алексей Остапив" w:date="2024-12-25T00:23:00Z"/>
                    <w:szCs w:val="16"/>
                    <w:lang w:val="en-US"/>
                  </w:rPr>
                </w:rPrChange>
              </w:rPr>
            </w:pPr>
          </w:p>
          <w:p w14:paraId="58A10E3B" w14:textId="79934999" w:rsidR="00B0334C" w:rsidRPr="00AE1404" w:rsidDel="00AE1404" w:rsidRDefault="00B0334C" w:rsidP="00B0334C">
            <w:pPr>
              <w:rPr>
                <w:del w:id="152" w:author="Алексей Остапив" w:date="2024-12-25T00:23:00Z"/>
                <w:lang w:val="en-US"/>
                <w:rPrChange w:id="153" w:author="Алексей Остапив" w:date="2024-12-25T00:21:00Z">
                  <w:rPr>
                    <w:del w:id="154" w:author="Алексей Остапив" w:date="2024-12-25T00:23:00Z"/>
                    <w:szCs w:val="16"/>
                    <w:lang w:val="en-US"/>
                  </w:rPr>
                </w:rPrChange>
              </w:rPr>
            </w:pPr>
          </w:p>
          <w:p w14:paraId="1A418384" w14:textId="227B6633" w:rsidR="00AE1404" w:rsidRPr="00AE1404" w:rsidDel="00AE1404" w:rsidRDefault="00AE1404" w:rsidP="00B0334C">
            <w:pPr>
              <w:rPr>
                <w:del w:id="155" w:author="Алексей Остапив" w:date="2024-12-25T00:23:00Z"/>
                <w:lang w:val="en-US"/>
                <w:rPrChange w:id="156" w:author="Алексей Остапив" w:date="2024-12-25T00:21:00Z">
                  <w:rPr>
                    <w:del w:id="157" w:author="Алексей Остапив" w:date="2024-12-25T00:23:00Z"/>
                    <w:szCs w:val="16"/>
                    <w:lang w:val="en-US"/>
                  </w:rPr>
                </w:rPrChange>
              </w:rPr>
            </w:pPr>
          </w:p>
          <w:p w14:paraId="5665CBE4" w14:textId="3F4473EE" w:rsidR="00B0334C" w:rsidRPr="00AE1404" w:rsidDel="00AE1404" w:rsidRDefault="00B0334C" w:rsidP="00B0334C">
            <w:pPr>
              <w:rPr>
                <w:del w:id="158" w:author="Алексей Остапив" w:date="2024-12-25T00:23:00Z"/>
                <w:lang w:val="en-US"/>
                <w:rPrChange w:id="159" w:author="Алексей Остапив" w:date="2024-12-25T00:21:00Z">
                  <w:rPr>
                    <w:del w:id="160" w:author="Алексей Остапив" w:date="2024-12-25T00:23:00Z"/>
                    <w:szCs w:val="16"/>
                    <w:lang w:val="en-US"/>
                  </w:rPr>
                </w:rPrChange>
              </w:rPr>
            </w:pPr>
            <w:del w:id="161" w:author="Алексей Остапив" w:date="2024-12-25T00:23:00Z">
              <w:r w:rsidRPr="00AE1404" w:rsidDel="00AE1404">
                <w:rPr>
                  <w:lang w:val="en-US"/>
                  <w:rPrChange w:id="162" w:author="Алексей Остапив" w:date="2024-12-25T00:21:00Z">
                    <w:rPr>
                      <w:szCs w:val="16"/>
                      <w:lang w:val="en-US"/>
                    </w:rPr>
                  </w:rPrChange>
                </w:rPr>
                <w:delText>3</w:delText>
              </w:r>
            </w:del>
          </w:p>
          <w:p w14:paraId="1194C3E9" w14:textId="40204981" w:rsidR="00B0334C" w:rsidRPr="00AE1404" w:rsidDel="00AE1404" w:rsidRDefault="00B0334C" w:rsidP="00B0334C">
            <w:pPr>
              <w:rPr>
                <w:del w:id="163" w:author="Алексей Остапив" w:date="2024-12-25T00:23:00Z"/>
                <w:lang w:val="en-US"/>
                <w:rPrChange w:id="164" w:author="Алексей Остапив" w:date="2024-12-25T00:21:00Z">
                  <w:rPr>
                    <w:del w:id="165" w:author="Алексей Остапив" w:date="2024-12-25T00:23:00Z"/>
                    <w:sz w:val="24"/>
                    <w:lang w:val="en-US"/>
                  </w:rPr>
                </w:rPrChange>
              </w:rPr>
            </w:pPr>
          </w:p>
          <w:p w14:paraId="2AA762AB" w14:textId="31B09DC0" w:rsidR="00B0334C" w:rsidRPr="00AE1404" w:rsidDel="00AE1404" w:rsidRDefault="00B0334C" w:rsidP="00B0334C">
            <w:pPr>
              <w:rPr>
                <w:del w:id="166" w:author="Алексей Остапив" w:date="2024-12-25T00:23:00Z"/>
                <w:lang w:val="en-US"/>
                <w:rPrChange w:id="167" w:author="Алексей Остапив" w:date="2024-12-25T00:21:00Z">
                  <w:rPr>
                    <w:del w:id="168" w:author="Алексей Остапив" w:date="2024-12-25T00:23:00Z"/>
                    <w:sz w:val="24"/>
                    <w:lang w:val="en-US"/>
                  </w:rPr>
                </w:rPrChange>
              </w:rPr>
            </w:pPr>
          </w:p>
          <w:p w14:paraId="44F1C54D" w14:textId="132C6EE7" w:rsidR="00B0334C" w:rsidRPr="00AE1404" w:rsidRDefault="00B0334C">
            <w:pPr>
              <w:rPr>
                <w:lang w:val="en-US"/>
              </w:rPr>
            </w:pPr>
          </w:p>
        </w:tc>
        <w:tc>
          <w:tcPr>
            <w:tcW w:w="1626" w:type="pct"/>
            <w:tcPrChange w:id="169" w:author="Алексей Остапив" w:date="2024-12-25T00:24:00Z">
              <w:tcPr>
                <w:tcW w:w="1626" w:type="pct"/>
                <w:gridSpan w:val="3"/>
              </w:tcPr>
            </w:tcPrChange>
          </w:tcPr>
          <w:p w14:paraId="6386DCA1" w14:textId="506CD585" w:rsidR="00B0334C" w:rsidRPr="00AE1404" w:rsidDel="00C0280E" w:rsidRDefault="009D1002" w:rsidP="00B0334C">
            <w:pPr>
              <w:rPr>
                <w:del w:id="170" w:author="Алексей Остапив" w:date="2024-12-25T00:02:00Z"/>
              </w:rPr>
            </w:pPr>
            <w:ins w:id="171" w:author="Алексей Остапив" w:date="2024-12-25T00:09:00Z">
              <w:r w:rsidRPr="00AE1404">
                <w:t>Исследование взаимного влияния процессов четырёхволнового смешения в оптических волокнах</w:t>
              </w:r>
            </w:ins>
            <w:del w:id="172" w:author="Алексей Остапив" w:date="2024-12-25T00:02:00Z">
              <w:r w:rsidR="00B0334C" w:rsidRPr="00AE1404" w:rsidDel="009D1002">
                <w:delText>Влияние модового состава на ГВГ в оптическом волокне</w:delText>
              </w:r>
            </w:del>
          </w:p>
          <w:p w14:paraId="7A48403B" w14:textId="40D50D5F" w:rsidR="00C0280E" w:rsidRPr="00AE1404" w:rsidRDefault="00C0280E" w:rsidP="00B0334C">
            <w:pPr>
              <w:rPr>
                <w:ins w:id="173" w:author="Алексей Остапив" w:date="2024-12-25T00:12:00Z"/>
              </w:rPr>
            </w:pPr>
          </w:p>
          <w:p w14:paraId="47CAFCBB" w14:textId="5E5F2935" w:rsidR="00B0334C" w:rsidRPr="00AE1404" w:rsidDel="00AE1404" w:rsidRDefault="00B0334C" w:rsidP="00B0334C">
            <w:pPr>
              <w:rPr>
                <w:del w:id="174" w:author="Алексей Остапив" w:date="2024-12-25T00:02:00Z"/>
              </w:rPr>
            </w:pPr>
          </w:p>
          <w:p w14:paraId="14CE191C" w14:textId="12F440E4" w:rsidR="00B0334C" w:rsidRPr="00AE1404" w:rsidDel="009D1002" w:rsidRDefault="00B0334C" w:rsidP="00B0334C">
            <w:pPr>
              <w:rPr>
                <w:del w:id="175" w:author="Алексей Остапив" w:date="2024-12-25T00:02:00Z"/>
              </w:rPr>
            </w:pPr>
          </w:p>
          <w:p w14:paraId="514E6F85" w14:textId="6675385B" w:rsidR="00B0334C" w:rsidRPr="00AE1404" w:rsidDel="009D1002" w:rsidRDefault="00B0334C" w:rsidP="00B0334C">
            <w:pPr>
              <w:rPr>
                <w:del w:id="176" w:author="Алексей Остапив" w:date="2024-12-25T00:02:00Z"/>
              </w:rPr>
            </w:pPr>
            <w:del w:id="177" w:author="Алексей Остапив" w:date="2024-12-25T00:02:00Z">
              <w:r w:rsidRPr="00AE1404" w:rsidDel="009D1002">
                <w:delText>Температурные эффекты при ГВГ в оптическом волокне</w:delText>
              </w:r>
            </w:del>
          </w:p>
          <w:p w14:paraId="49191623" w14:textId="39FFFAE3" w:rsidR="00B0334C" w:rsidRPr="00AE1404" w:rsidDel="009D1002" w:rsidRDefault="00B0334C" w:rsidP="00B0334C">
            <w:pPr>
              <w:rPr>
                <w:del w:id="178" w:author="Алексей Остапив" w:date="2024-12-25T00:02:00Z"/>
              </w:rPr>
            </w:pPr>
          </w:p>
          <w:p w14:paraId="3E9FCF60" w14:textId="2C48ABA9" w:rsidR="00B0334C" w:rsidRPr="00AE1404" w:rsidDel="009D1002" w:rsidRDefault="00B0334C" w:rsidP="00B0334C">
            <w:pPr>
              <w:rPr>
                <w:del w:id="179" w:author="Алексей Остапив" w:date="2024-12-25T00:02:00Z"/>
              </w:rPr>
            </w:pPr>
          </w:p>
          <w:p w14:paraId="0A2AFFFB" w14:textId="292430A1" w:rsidR="00B0334C" w:rsidRPr="00AE1404" w:rsidRDefault="00B0334C" w:rsidP="00B0334C">
            <w:pPr>
              <w:rPr>
                <w:rPrChange w:id="180" w:author="Алексей Остапив" w:date="2024-12-25T00:21:00Z">
                  <w:rPr>
                    <w:sz w:val="24"/>
                  </w:rPr>
                </w:rPrChange>
              </w:rPr>
            </w:pPr>
            <w:del w:id="181" w:author="Алексей Остапив" w:date="2024-12-25T00:02:00Z">
              <w:r w:rsidRPr="00AE1404" w:rsidDel="009D1002">
                <w:delText>Математическая модель динамической фазовой отстройки решётки χ2 при ГВГ в оптическом волокне</w:delText>
              </w:r>
            </w:del>
          </w:p>
        </w:tc>
        <w:tc>
          <w:tcPr>
            <w:tcW w:w="679" w:type="pct"/>
            <w:tcPrChange w:id="182" w:author="Алексей Остапив" w:date="2024-12-25T00:24:00Z">
              <w:tcPr>
                <w:tcW w:w="679" w:type="pct"/>
                <w:gridSpan w:val="3"/>
              </w:tcPr>
            </w:tcPrChange>
          </w:tcPr>
          <w:p w14:paraId="446FA98F" w14:textId="46A6AAE8" w:rsidR="00B0334C" w:rsidRPr="00AE1404" w:rsidDel="009D1002" w:rsidRDefault="00B0334C" w:rsidP="00B0334C">
            <w:pPr>
              <w:rPr>
                <w:del w:id="183" w:author="Алексей Остапив" w:date="2024-12-25T00:02:00Z"/>
              </w:rPr>
            </w:pPr>
            <w:del w:id="184" w:author="Алексей Остапив" w:date="2024-12-25T00:02:00Z">
              <w:r w:rsidRPr="00AE1404" w:rsidDel="009D1002">
                <w:delText>2023</w:delText>
              </w:r>
            </w:del>
          </w:p>
          <w:p w14:paraId="4ED33BFA" w14:textId="02F76691" w:rsidR="00B0334C" w:rsidRPr="00AE1404" w:rsidDel="009D1002" w:rsidRDefault="00B0334C" w:rsidP="00B0334C">
            <w:pPr>
              <w:rPr>
                <w:del w:id="185" w:author="Алексей Остапив" w:date="2024-12-25T00:02:00Z"/>
              </w:rPr>
            </w:pPr>
          </w:p>
          <w:p w14:paraId="5202CD8E" w14:textId="68268BCF" w:rsidR="00B0334C" w:rsidRPr="00AE1404" w:rsidDel="009D1002" w:rsidRDefault="00B0334C" w:rsidP="00B0334C">
            <w:pPr>
              <w:rPr>
                <w:del w:id="186" w:author="Алексей Остапив" w:date="2024-12-25T00:02:00Z"/>
              </w:rPr>
            </w:pPr>
          </w:p>
          <w:p w14:paraId="194DEFCE" w14:textId="29CE7AD1" w:rsidR="00B0334C" w:rsidRPr="00AE1404" w:rsidDel="009D1002" w:rsidRDefault="00B0334C" w:rsidP="00B0334C">
            <w:pPr>
              <w:rPr>
                <w:del w:id="187" w:author="Алексей Остапив" w:date="2024-12-25T00:02:00Z"/>
              </w:rPr>
            </w:pPr>
          </w:p>
          <w:p w14:paraId="6CA28681" w14:textId="4CD11309" w:rsidR="00B0334C" w:rsidRPr="00AE1404" w:rsidDel="009D1002" w:rsidRDefault="00B0334C" w:rsidP="00B0334C">
            <w:pPr>
              <w:rPr>
                <w:del w:id="188" w:author="Алексей Остапив" w:date="2024-12-25T00:02:00Z"/>
              </w:rPr>
            </w:pPr>
            <w:del w:id="189" w:author="Алексей Остапив" w:date="2024-12-25T00:02:00Z">
              <w:r w:rsidRPr="00AE1404" w:rsidDel="009D1002">
                <w:delText>2024</w:delText>
              </w:r>
            </w:del>
          </w:p>
          <w:p w14:paraId="0140DF9B" w14:textId="0BD42C18" w:rsidR="00B0334C" w:rsidRPr="00AE1404" w:rsidDel="009D1002" w:rsidRDefault="00B0334C" w:rsidP="00B0334C">
            <w:pPr>
              <w:rPr>
                <w:del w:id="190" w:author="Алексей Остапив" w:date="2024-12-25T00:02:00Z"/>
              </w:rPr>
            </w:pPr>
          </w:p>
          <w:p w14:paraId="0BC799EA" w14:textId="65AC56CE" w:rsidR="00B0334C" w:rsidRPr="00AE1404" w:rsidDel="009D1002" w:rsidRDefault="00B0334C" w:rsidP="00B0334C">
            <w:pPr>
              <w:rPr>
                <w:del w:id="191" w:author="Алексей Остапив" w:date="2024-12-25T00:02:00Z"/>
              </w:rPr>
            </w:pPr>
          </w:p>
          <w:p w14:paraId="156A265D" w14:textId="1F8AFE9F" w:rsidR="00B0334C" w:rsidRPr="00AE1404" w:rsidDel="009D1002" w:rsidRDefault="00B0334C" w:rsidP="00B0334C">
            <w:pPr>
              <w:rPr>
                <w:del w:id="192" w:author="Алексей Остапив" w:date="2024-12-25T00:02:00Z"/>
              </w:rPr>
            </w:pPr>
          </w:p>
          <w:p w14:paraId="2EAAEDF7" w14:textId="05DAE792" w:rsidR="00AE1404" w:rsidRPr="00AE1404" w:rsidRDefault="00B0334C">
            <w:del w:id="193" w:author="Алексей Остапив" w:date="2024-12-25T00:02:00Z">
              <w:r w:rsidRPr="00AE1404" w:rsidDel="009D1002">
                <w:delText>2025</w:delText>
              </w:r>
            </w:del>
            <w:ins w:id="194" w:author="Алексей Остапив" w:date="2024-12-25T00:09:00Z">
              <w:r w:rsidR="009D1002" w:rsidRPr="00AE1404">
                <w:t>2023</w:t>
              </w:r>
            </w:ins>
          </w:p>
        </w:tc>
        <w:tc>
          <w:tcPr>
            <w:tcW w:w="1527" w:type="pct"/>
            <w:tcPrChange w:id="195" w:author="Алексей Остапив" w:date="2024-12-25T00:24:00Z">
              <w:tcPr>
                <w:tcW w:w="1527" w:type="pct"/>
                <w:gridSpan w:val="3"/>
              </w:tcPr>
            </w:tcPrChange>
          </w:tcPr>
          <w:p w14:paraId="00A60C9F" w14:textId="258780AF" w:rsidR="00CC7BEC" w:rsidRDefault="00CC7BEC" w:rsidP="00C0280E">
            <w:pPr>
              <w:pStyle w:val="ab"/>
              <w:numPr>
                <w:ilvl w:val="0"/>
                <w:numId w:val="19"/>
              </w:numPr>
              <w:ind w:left="0" w:firstLine="0"/>
              <w:rPr>
                <w:ins w:id="196" w:author="Алексей Остапив" w:date="2024-12-25T00:32:00Z"/>
              </w:rPr>
            </w:pPr>
            <w:ins w:id="197" w:author="Алексей Остапив" w:date="2024-12-25T00:32:00Z">
              <w:r>
                <w:rPr>
                  <w:lang w:val="en-US"/>
                </w:rPr>
                <w:t xml:space="preserve">ICLO 2022, </w:t>
              </w:r>
              <w:r>
                <w:rPr>
                  <w:lang w:val="uk-UA"/>
                </w:rPr>
                <w:t>июль 2022</w:t>
              </w:r>
            </w:ins>
          </w:p>
          <w:p w14:paraId="0DB18551" w14:textId="4411F9B9" w:rsidR="00B0334C" w:rsidRPr="00AE1404" w:rsidDel="009D1002" w:rsidRDefault="009D1002">
            <w:pPr>
              <w:pStyle w:val="ab"/>
              <w:numPr>
                <w:ilvl w:val="0"/>
                <w:numId w:val="19"/>
              </w:numPr>
              <w:ind w:left="0" w:firstLine="0"/>
              <w:rPr>
                <w:del w:id="198" w:author="Алексей Остапив" w:date="2024-12-25T00:02:00Z"/>
              </w:rPr>
              <w:pPrChange w:id="199" w:author="Алексей Остапив" w:date="2024-12-25T00:12:00Z">
                <w:pPr/>
              </w:pPrChange>
            </w:pPr>
            <w:ins w:id="200" w:author="Алексей Остапив" w:date="2024-12-25T00:10:00Z">
              <w:r w:rsidRPr="00AE1404">
                <w:t>Конференция МИФИ, январь 2023</w:t>
              </w:r>
            </w:ins>
            <w:del w:id="201" w:author="Алексей Остапив" w:date="2024-12-25T00:02:00Z">
              <w:r w:rsidR="00B0334C" w:rsidRPr="00AE1404" w:rsidDel="009D1002">
                <w:delText>65-я Всероссийская научная конференция МФТИ</w:delText>
              </w:r>
            </w:del>
          </w:p>
          <w:p w14:paraId="3C0A84FE" w14:textId="3D9E1736" w:rsidR="009D1002" w:rsidRPr="00AE1404" w:rsidRDefault="009D1002">
            <w:pPr>
              <w:pStyle w:val="ab"/>
              <w:numPr>
                <w:ilvl w:val="0"/>
                <w:numId w:val="19"/>
              </w:numPr>
              <w:ind w:left="0" w:firstLine="0"/>
              <w:rPr>
                <w:ins w:id="202" w:author="Алексей Остапив" w:date="2024-12-25T00:10:00Z"/>
              </w:rPr>
              <w:pPrChange w:id="203" w:author="Алексей Остапив" w:date="2024-12-25T00:12:00Z">
                <w:pPr/>
              </w:pPrChange>
            </w:pPr>
          </w:p>
          <w:p w14:paraId="3EADF6D2" w14:textId="112F9CF3" w:rsidR="009D1002" w:rsidRPr="00AE1404" w:rsidRDefault="009D1002">
            <w:pPr>
              <w:pStyle w:val="ab"/>
              <w:numPr>
                <w:ilvl w:val="0"/>
                <w:numId w:val="19"/>
              </w:numPr>
              <w:ind w:left="0" w:firstLine="0"/>
              <w:rPr>
                <w:ins w:id="204" w:author="Алексей Остапив" w:date="2024-12-25T00:11:00Z"/>
                <w:lang w:val="uk-UA"/>
              </w:rPr>
              <w:pPrChange w:id="205" w:author="Алексей Остапив" w:date="2024-12-25T00:12:00Z">
                <w:pPr/>
              </w:pPrChange>
            </w:pPr>
            <w:ins w:id="206" w:author="Алексей Остапив" w:date="2024-12-25T00:10:00Z">
              <w:r w:rsidRPr="00AE1404">
                <w:rPr>
                  <w:lang w:val="uk-UA"/>
                </w:rPr>
                <w:t xml:space="preserve">XIX </w:t>
              </w:r>
              <w:r w:rsidRPr="00AE1404">
                <w:t>М</w:t>
              </w:r>
              <w:r w:rsidRPr="00AE1404">
                <w:rPr>
                  <w:lang w:val="uk-UA"/>
                </w:rPr>
                <w:t>еждународная молодежная конференция по</w:t>
              </w:r>
              <w:r w:rsidRPr="00AE1404">
                <w:t xml:space="preserve"> </w:t>
              </w:r>
              <w:r w:rsidRPr="00AE1404">
                <w:rPr>
                  <w:lang w:val="uk-UA"/>
                </w:rPr>
                <w:t>люминесценции и лазерной физике</w:t>
              </w:r>
            </w:ins>
            <w:ins w:id="207" w:author="Алексей Остапив" w:date="2024-12-25T00:11:00Z">
              <w:r w:rsidRPr="00AE1404">
                <w:rPr>
                  <w:lang w:val="uk-UA"/>
                </w:rPr>
                <w:t>, июнь 2023</w:t>
              </w:r>
            </w:ins>
          </w:p>
          <w:p w14:paraId="045FA746" w14:textId="31A8A694" w:rsidR="009D1002" w:rsidRPr="00AE1404" w:rsidRDefault="009D1002">
            <w:pPr>
              <w:pStyle w:val="ab"/>
              <w:numPr>
                <w:ilvl w:val="0"/>
                <w:numId w:val="19"/>
              </w:numPr>
              <w:ind w:left="0" w:firstLine="0"/>
              <w:rPr>
                <w:ins w:id="208" w:author="Алексей Остапив" w:date="2024-12-25T00:10:00Z"/>
              </w:rPr>
              <w:pPrChange w:id="209" w:author="Алексей Остапив" w:date="2024-12-25T00:12:00Z">
                <w:pPr/>
              </w:pPrChange>
            </w:pPr>
            <w:ins w:id="210" w:author="Алексей Остапив" w:date="2024-12-25T00:11:00Z">
              <w:r w:rsidRPr="00AE1404">
                <w:rPr>
                  <w:lang w:val="uk-UA"/>
                </w:rPr>
                <w:t>XXI Всероссийская молодежная Самарская конкурс-конференция по оптике, лазерной физике и физике плазмы, посвященная 300-летию РАН, июль 2023</w:t>
              </w:r>
            </w:ins>
          </w:p>
          <w:p w14:paraId="6E543683" w14:textId="5A3F6E18" w:rsidR="00B0334C" w:rsidDel="00AE1404" w:rsidRDefault="00B0334C" w:rsidP="00B0334C">
            <w:pPr>
              <w:rPr>
                <w:del w:id="211" w:author="Алексей Остапив" w:date="2024-12-25T00:02:00Z"/>
              </w:rPr>
            </w:pPr>
          </w:p>
          <w:p w14:paraId="593B7F48" w14:textId="6D176595" w:rsidR="00B0334C" w:rsidRPr="00AE1404" w:rsidDel="00AE1404" w:rsidRDefault="00B0334C" w:rsidP="009D1002">
            <w:pPr>
              <w:rPr>
                <w:del w:id="212" w:author="Алексей Остапив" w:date="2024-12-25T00:02:00Z"/>
              </w:rPr>
            </w:pPr>
            <w:del w:id="213" w:author="Алексей Остапив" w:date="2024-12-25T00:02:00Z">
              <w:r w:rsidRPr="00AE1404" w:rsidDel="009D1002">
                <w:delText xml:space="preserve">66-я Всероссийская научная конференция МФТИ, </w:delText>
              </w:r>
              <w:r w:rsidRPr="00AE1404" w:rsidDel="009D1002">
                <w:rPr>
                  <w:lang w:val="en-US"/>
                </w:rPr>
                <w:delText>ICLO</w:delText>
              </w:r>
              <w:r w:rsidRPr="00AE1404" w:rsidDel="009D1002">
                <w:delText xml:space="preserve"> 2024</w:delText>
              </w:r>
            </w:del>
          </w:p>
          <w:p w14:paraId="2DCD72EC" w14:textId="10A1299F" w:rsidR="00B0334C" w:rsidRPr="00AE1404" w:rsidDel="009D1002" w:rsidRDefault="00B0334C" w:rsidP="00B0334C">
            <w:pPr>
              <w:rPr>
                <w:del w:id="214" w:author="Алексей Остапив" w:date="2024-12-25T00:02:00Z"/>
              </w:rPr>
            </w:pPr>
          </w:p>
          <w:p w14:paraId="3DBE87F3" w14:textId="03C316E1" w:rsidR="00B0334C" w:rsidRPr="00AE1404" w:rsidDel="009D1002" w:rsidRDefault="00B0334C" w:rsidP="00B0334C">
            <w:pPr>
              <w:rPr>
                <w:del w:id="215" w:author="Алексей Остапив" w:date="2024-12-25T00:02:00Z"/>
              </w:rPr>
            </w:pPr>
            <w:del w:id="216" w:author="Алексей Остапив" w:date="2024-12-25T00:02:00Z">
              <w:r w:rsidRPr="00AE1404" w:rsidDel="009D1002">
                <w:delText>67-я Всероссийская научная конференция МФТИ</w:delText>
              </w:r>
            </w:del>
          </w:p>
          <w:p w14:paraId="6E77F5E5" w14:textId="6C9867A7" w:rsidR="00B0334C" w:rsidRPr="00AE1404" w:rsidRDefault="00B0334C"/>
        </w:tc>
        <w:tc>
          <w:tcPr>
            <w:tcW w:w="875" w:type="pct"/>
            <w:tcPrChange w:id="217" w:author="Алексей Остапив" w:date="2024-12-25T00:24:00Z">
              <w:tcPr>
                <w:tcW w:w="875" w:type="pct"/>
                <w:gridSpan w:val="3"/>
              </w:tcPr>
            </w:tcPrChange>
          </w:tcPr>
          <w:p w14:paraId="0B2131E1" w14:textId="45EA3C58" w:rsidR="00AE1404" w:rsidRPr="00AE1404" w:rsidRDefault="00AE1404" w:rsidP="00B0334C">
            <w:pPr>
              <w:rPr>
                <w:rPrChange w:id="218" w:author="Алексей Остапив" w:date="2024-12-25T00:21:00Z">
                  <w:rPr>
                    <w:sz w:val="24"/>
                  </w:rPr>
                </w:rPrChange>
              </w:rPr>
            </w:pPr>
            <w:ins w:id="219" w:author="Алексей Остапив" w:date="2024-12-25T00:20:00Z">
              <w:r w:rsidRPr="00AE1404">
                <w:rPr>
                  <w:rPrChange w:id="220" w:author="Алексей Остапив" w:date="2024-12-25T00:21:00Z">
                    <w:rPr>
                      <w:sz w:val="24"/>
                    </w:rPr>
                  </w:rPrChange>
                </w:rPr>
                <w:t>п/п 1-</w:t>
              </w:r>
            </w:ins>
            <w:ins w:id="221" w:author="Алексей Остапив" w:date="2024-12-25T00:33:00Z">
              <w:r w:rsidR="00CC7BEC">
                <w:rPr>
                  <w:lang w:val="uk-UA"/>
                </w:rPr>
                <w:t>4</w:t>
              </w:r>
            </w:ins>
            <w:ins w:id="222" w:author="Алексей Остапив" w:date="2024-12-25T00:20:00Z">
              <w:r w:rsidRPr="00AE1404">
                <w:rPr>
                  <w:rPrChange w:id="223" w:author="Алексей Остапив" w:date="2024-12-25T00:21:00Z">
                    <w:rPr>
                      <w:sz w:val="24"/>
                    </w:rPr>
                  </w:rPrChange>
                </w:rPr>
                <w:t xml:space="preserve"> выполнены</w:t>
              </w:r>
            </w:ins>
          </w:p>
        </w:tc>
      </w:tr>
      <w:tr w:rsidR="00AE1404" w:rsidRPr="00AE1404" w14:paraId="238D1FAB" w14:textId="77777777" w:rsidTr="00AE1404">
        <w:tblPrEx>
          <w:tblPrExChange w:id="224" w:author="Алексей Остапив" w:date="2024-12-25T00:22:00Z">
            <w:tblPrEx>
              <w:tblW w:w="5000" w:type="pct"/>
            </w:tblPrEx>
          </w:tblPrExChange>
        </w:tblPrEx>
        <w:trPr>
          <w:trHeight w:val="1077"/>
          <w:ins w:id="225" w:author="Алексей Остапив" w:date="2024-12-25T00:21:00Z"/>
          <w:trPrChange w:id="226" w:author="Алексей Остапив" w:date="2024-12-25T00:22:00Z">
            <w:trPr>
              <w:gridAfter w:val="0"/>
              <w:trHeight w:val="3288"/>
            </w:trPr>
          </w:trPrChange>
        </w:trPr>
        <w:tc>
          <w:tcPr>
            <w:tcW w:w="293" w:type="pct"/>
            <w:tcPrChange w:id="227" w:author="Алексей Остапив" w:date="2024-12-25T00:22:00Z">
              <w:tcPr>
                <w:tcW w:w="293" w:type="pct"/>
              </w:tcPr>
            </w:tcPrChange>
          </w:tcPr>
          <w:p w14:paraId="73FCFDDB" w14:textId="2AE42D68" w:rsidR="00AE1404" w:rsidRPr="00AE1404" w:rsidRDefault="00AE1404" w:rsidP="00B0334C">
            <w:pPr>
              <w:rPr>
                <w:ins w:id="228" w:author="Алексей Остапив" w:date="2024-12-25T00:21:00Z"/>
                <w:rPrChange w:id="229" w:author="Алексей Остапив" w:date="2024-12-25T00:23:00Z">
                  <w:rPr>
                    <w:ins w:id="230" w:author="Алексей Остапив" w:date="2024-12-25T00:21:00Z"/>
                    <w:lang w:val="en-US"/>
                  </w:rPr>
                </w:rPrChange>
              </w:rPr>
            </w:pPr>
            <w:ins w:id="231" w:author="Алексей Остапив" w:date="2024-12-25T00:23:00Z">
              <w:r>
                <w:t>2</w:t>
              </w:r>
            </w:ins>
          </w:p>
        </w:tc>
        <w:tc>
          <w:tcPr>
            <w:tcW w:w="1626" w:type="pct"/>
            <w:tcPrChange w:id="232" w:author="Алексей Остапив" w:date="2024-12-25T00:22:00Z">
              <w:tcPr>
                <w:tcW w:w="1626" w:type="pct"/>
                <w:gridSpan w:val="3"/>
              </w:tcPr>
            </w:tcPrChange>
          </w:tcPr>
          <w:p w14:paraId="7129DAC0" w14:textId="77777777" w:rsidR="00AE1404" w:rsidRPr="0064711E" w:rsidRDefault="00AE1404" w:rsidP="00AE1404">
            <w:pPr>
              <w:rPr>
                <w:ins w:id="233" w:author="Алексей Остапив" w:date="2024-12-25T00:21:00Z"/>
              </w:rPr>
            </w:pPr>
            <w:ins w:id="234" w:author="Алексей Остапив" w:date="2024-12-25T00:21:00Z">
              <w:r w:rsidRPr="0064711E">
                <w:t>Исследование методик обработки кинетики температуры нелинейно-оптических кристаллов для определения коэффициентов оптического поглощения</w:t>
              </w:r>
            </w:ins>
          </w:p>
          <w:p w14:paraId="4BA3C028" w14:textId="77777777" w:rsidR="00AE1404" w:rsidRPr="00AE1404" w:rsidRDefault="00AE1404" w:rsidP="00B0334C">
            <w:pPr>
              <w:rPr>
                <w:ins w:id="235" w:author="Алексей Остапив" w:date="2024-12-25T00:21:00Z"/>
              </w:rPr>
            </w:pPr>
          </w:p>
        </w:tc>
        <w:tc>
          <w:tcPr>
            <w:tcW w:w="679" w:type="pct"/>
            <w:tcPrChange w:id="236" w:author="Алексей Остапив" w:date="2024-12-25T00:22:00Z">
              <w:tcPr>
                <w:tcW w:w="679" w:type="pct"/>
                <w:gridSpan w:val="3"/>
              </w:tcPr>
            </w:tcPrChange>
          </w:tcPr>
          <w:p w14:paraId="640F9346" w14:textId="4AB5E6AF" w:rsidR="00AE1404" w:rsidRPr="00AE1404" w:rsidDel="009D1002" w:rsidRDefault="00AE1404" w:rsidP="00B0334C">
            <w:pPr>
              <w:rPr>
                <w:ins w:id="237" w:author="Алексей Остапив" w:date="2024-12-25T00:21:00Z"/>
              </w:rPr>
            </w:pPr>
            <w:ins w:id="238" w:author="Алексей Остапив" w:date="2024-12-25T00:21:00Z">
              <w:r>
                <w:t>2024</w:t>
              </w:r>
            </w:ins>
          </w:p>
        </w:tc>
        <w:tc>
          <w:tcPr>
            <w:tcW w:w="1527" w:type="pct"/>
            <w:tcPrChange w:id="239" w:author="Алексей Остапив" w:date="2024-12-25T00:22:00Z">
              <w:tcPr>
                <w:tcW w:w="1527" w:type="pct"/>
                <w:gridSpan w:val="3"/>
              </w:tcPr>
            </w:tcPrChange>
          </w:tcPr>
          <w:p w14:paraId="10268F06" w14:textId="77777777" w:rsidR="00AE1404" w:rsidRPr="0064711E" w:rsidRDefault="00AE1404" w:rsidP="00AE1404">
            <w:pPr>
              <w:rPr>
                <w:ins w:id="240" w:author="Алексей Остапив" w:date="2024-12-25T00:21:00Z"/>
              </w:rPr>
            </w:pPr>
          </w:p>
          <w:p w14:paraId="324997BF" w14:textId="77777777" w:rsidR="00AE1404" w:rsidRPr="0064711E" w:rsidRDefault="00AE1404">
            <w:pPr>
              <w:pStyle w:val="ab"/>
              <w:numPr>
                <w:ilvl w:val="0"/>
                <w:numId w:val="22"/>
              </w:numPr>
              <w:rPr>
                <w:ins w:id="241" w:author="Алексей Остапив" w:date="2024-12-25T00:21:00Z"/>
                <w:lang w:val="uk-UA"/>
              </w:rPr>
              <w:pPrChange w:id="242" w:author="Алексей Остапив" w:date="2024-12-25T00:22:00Z">
                <w:pPr>
                  <w:pStyle w:val="ab"/>
                  <w:numPr>
                    <w:numId w:val="20"/>
                  </w:numPr>
                  <w:ind w:left="0" w:hanging="360"/>
                </w:pPr>
              </w:pPrChange>
            </w:pPr>
            <w:ins w:id="243" w:author="Алексей Остапив" w:date="2024-12-25T00:21:00Z">
              <w:r w:rsidRPr="0064711E">
                <w:rPr>
                  <w:lang w:val="uk-UA"/>
                </w:rPr>
                <w:t>66 Всероссийская научная конференция МФТИ, апрель 2024</w:t>
              </w:r>
            </w:ins>
          </w:p>
          <w:p w14:paraId="4C4F4790" w14:textId="77777777" w:rsidR="00AE1404" w:rsidRPr="0064711E" w:rsidRDefault="00AE1404">
            <w:pPr>
              <w:pStyle w:val="ab"/>
              <w:numPr>
                <w:ilvl w:val="0"/>
                <w:numId w:val="22"/>
              </w:numPr>
              <w:rPr>
                <w:ins w:id="244" w:author="Алексей Остапив" w:date="2024-12-25T00:21:00Z"/>
              </w:rPr>
              <w:pPrChange w:id="245" w:author="Алексей Остапив" w:date="2024-12-25T00:22:00Z">
                <w:pPr>
                  <w:pStyle w:val="ab"/>
                  <w:numPr>
                    <w:numId w:val="20"/>
                  </w:numPr>
                  <w:ind w:left="0" w:hanging="360"/>
                </w:pPr>
              </w:pPrChange>
            </w:pPr>
            <w:ins w:id="246" w:author="Алексей Остапив" w:date="2024-12-25T00:21:00Z">
              <w:r w:rsidRPr="0064711E">
                <w:rPr>
                  <w:lang w:val="en-US"/>
                </w:rPr>
                <w:t>ICLO 2024</w:t>
              </w:r>
              <w:r w:rsidRPr="0064711E">
                <w:rPr>
                  <w:lang w:val="uk-UA"/>
                </w:rPr>
                <w:t xml:space="preserve">, </w:t>
              </w:r>
              <w:r w:rsidRPr="0064711E">
                <w:t>июль 2024</w:t>
              </w:r>
            </w:ins>
          </w:p>
          <w:p w14:paraId="4491CEFA" w14:textId="77777777" w:rsidR="00AE1404" w:rsidRPr="00AE1404" w:rsidRDefault="00AE1404">
            <w:pPr>
              <w:pStyle w:val="ab"/>
              <w:ind w:left="0"/>
              <w:rPr>
                <w:ins w:id="247" w:author="Алексей Остапив" w:date="2024-12-25T00:21:00Z"/>
              </w:rPr>
              <w:pPrChange w:id="248" w:author="Алексей Остапив" w:date="2024-12-25T00:21:00Z">
                <w:pPr>
                  <w:pStyle w:val="ab"/>
                  <w:numPr>
                    <w:numId w:val="19"/>
                  </w:numPr>
                  <w:ind w:left="0" w:hanging="360"/>
                </w:pPr>
              </w:pPrChange>
            </w:pPr>
          </w:p>
        </w:tc>
        <w:tc>
          <w:tcPr>
            <w:tcW w:w="875" w:type="pct"/>
            <w:tcPrChange w:id="249" w:author="Алексей Остапив" w:date="2024-12-25T00:22:00Z">
              <w:tcPr>
                <w:tcW w:w="875" w:type="pct"/>
                <w:gridSpan w:val="3"/>
              </w:tcPr>
            </w:tcPrChange>
          </w:tcPr>
          <w:p w14:paraId="7E1698E3" w14:textId="77777777" w:rsidR="00AE1404" w:rsidRPr="0064711E" w:rsidRDefault="00AE1404" w:rsidP="00AE1404">
            <w:pPr>
              <w:rPr>
                <w:ins w:id="250" w:author="Алексей Остапив" w:date="2024-12-25T00:22:00Z"/>
              </w:rPr>
            </w:pPr>
            <w:ins w:id="251" w:author="Алексей Остапив" w:date="2024-12-25T00:22:00Z">
              <w:r w:rsidRPr="0064711E">
                <w:t>п/п 1-2 выполнены</w:t>
              </w:r>
            </w:ins>
          </w:p>
          <w:p w14:paraId="28BE31E6" w14:textId="77777777" w:rsidR="00AE1404" w:rsidRPr="00AE1404" w:rsidRDefault="00AE1404" w:rsidP="00B0334C">
            <w:pPr>
              <w:rPr>
                <w:ins w:id="252" w:author="Алексей Остапив" w:date="2024-12-25T00:21:00Z"/>
              </w:rPr>
            </w:pPr>
          </w:p>
        </w:tc>
      </w:tr>
      <w:tr w:rsidR="00AE1404" w:rsidRPr="00AE1404" w14:paraId="05E5D8F1" w14:textId="77777777" w:rsidTr="00AE1404">
        <w:trPr>
          <w:trHeight w:val="4535"/>
          <w:ins w:id="253" w:author="Алексей Остапив" w:date="2024-12-25T00:21:00Z"/>
          <w:trPrChange w:id="254" w:author="Алексей Остапив" w:date="2024-12-25T00:24:00Z">
            <w:trPr>
              <w:trHeight w:val="11906"/>
            </w:trPr>
          </w:trPrChange>
        </w:trPr>
        <w:tc>
          <w:tcPr>
            <w:tcW w:w="293" w:type="pct"/>
            <w:tcPrChange w:id="255" w:author="Алексей Остапив" w:date="2024-12-25T00:24:00Z">
              <w:tcPr>
                <w:tcW w:w="617" w:type="dxa"/>
                <w:gridSpan w:val="2"/>
              </w:tcPr>
            </w:tcPrChange>
          </w:tcPr>
          <w:p w14:paraId="46BF7324" w14:textId="1841AF06" w:rsidR="00AE1404" w:rsidRPr="00AE1404" w:rsidRDefault="00AE1404" w:rsidP="00B0334C">
            <w:pPr>
              <w:rPr>
                <w:ins w:id="256" w:author="Алексей Остапив" w:date="2024-12-25T00:21:00Z"/>
                <w:rPrChange w:id="257" w:author="Алексей Остапив" w:date="2024-12-25T00:23:00Z">
                  <w:rPr>
                    <w:ins w:id="258" w:author="Алексей Остапив" w:date="2024-12-25T00:21:00Z"/>
                    <w:lang w:val="en-US"/>
                  </w:rPr>
                </w:rPrChange>
              </w:rPr>
            </w:pPr>
            <w:ins w:id="259" w:author="Алексей Остапив" w:date="2024-12-25T00:23:00Z">
              <w:r>
                <w:t>3</w:t>
              </w:r>
            </w:ins>
          </w:p>
        </w:tc>
        <w:tc>
          <w:tcPr>
            <w:tcW w:w="1626" w:type="pct"/>
            <w:tcPrChange w:id="260" w:author="Алексей Остапив" w:date="2024-12-25T00:24:00Z">
              <w:tcPr>
                <w:tcW w:w="3460" w:type="dxa"/>
                <w:gridSpan w:val="3"/>
              </w:tcPr>
            </w:tcPrChange>
          </w:tcPr>
          <w:p w14:paraId="6C5BC92D" w14:textId="77777777" w:rsidR="00AE1404" w:rsidRPr="0064711E" w:rsidRDefault="00AE1404" w:rsidP="00AE1404">
            <w:pPr>
              <w:rPr>
                <w:ins w:id="261" w:author="Алексей Остапив" w:date="2024-12-25T00:23:00Z"/>
              </w:rPr>
            </w:pPr>
            <w:ins w:id="262" w:author="Алексей Остапив" w:date="2024-12-25T00:23:00Z">
              <w:r w:rsidRPr="0064711E">
                <w:t>Математическая модель генерации второй гармоники в оптическом волокне</w:t>
              </w:r>
            </w:ins>
          </w:p>
          <w:p w14:paraId="39B1011F" w14:textId="77777777" w:rsidR="00AE1404" w:rsidRPr="00AE1404" w:rsidRDefault="00AE1404" w:rsidP="00B0334C">
            <w:pPr>
              <w:rPr>
                <w:ins w:id="263" w:author="Алексей Остапив" w:date="2024-12-25T00:21:00Z"/>
              </w:rPr>
            </w:pPr>
          </w:p>
        </w:tc>
        <w:tc>
          <w:tcPr>
            <w:tcW w:w="679" w:type="pct"/>
            <w:tcPrChange w:id="264" w:author="Алексей Остапив" w:date="2024-12-25T00:24:00Z">
              <w:tcPr>
                <w:tcW w:w="1305" w:type="dxa"/>
                <w:gridSpan w:val="3"/>
              </w:tcPr>
            </w:tcPrChange>
          </w:tcPr>
          <w:p w14:paraId="5684E252" w14:textId="663E649E" w:rsidR="00AE1404" w:rsidRPr="00AE1404" w:rsidDel="009D1002" w:rsidRDefault="00545D52" w:rsidP="00B0334C">
            <w:pPr>
              <w:rPr>
                <w:ins w:id="265" w:author="Алексей Остапив" w:date="2024-12-25T00:21:00Z"/>
              </w:rPr>
            </w:pPr>
            <w:ins w:id="266" w:author="Алексей Остапив" w:date="2024-12-25T00:24:00Z">
              <w:r>
                <w:t>2025</w:t>
              </w:r>
            </w:ins>
          </w:p>
        </w:tc>
        <w:tc>
          <w:tcPr>
            <w:tcW w:w="1527" w:type="pct"/>
            <w:tcPrChange w:id="267" w:author="Алексей Остапив" w:date="2024-12-25T00:24:00Z">
              <w:tcPr>
                <w:tcW w:w="3231" w:type="dxa"/>
                <w:gridSpan w:val="4"/>
              </w:tcPr>
            </w:tcPrChange>
          </w:tcPr>
          <w:p w14:paraId="5C4FAF3E" w14:textId="77777777" w:rsidR="00AE1404" w:rsidRPr="0064711E" w:rsidRDefault="00AE1404" w:rsidP="00AE1404">
            <w:pPr>
              <w:pStyle w:val="ab"/>
              <w:numPr>
                <w:ilvl w:val="0"/>
                <w:numId w:val="21"/>
              </w:numPr>
              <w:ind w:left="0" w:firstLine="0"/>
              <w:rPr>
                <w:ins w:id="268" w:author="Алексей Остапив" w:date="2024-12-25T00:23:00Z"/>
              </w:rPr>
            </w:pPr>
            <w:ins w:id="269" w:author="Алексей Остапив" w:date="2024-12-25T00:23:00Z">
              <w:r w:rsidRPr="0064711E">
                <w:t>65 Конференция МФТИ, апрель 2023</w:t>
              </w:r>
            </w:ins>
          </w:p>
          <w:p w14:paraId="7802C2AC" w14:textId="77777777" w:rsidR="00AE1404" w:rsidRPr="0064711E" w:rsidRDefault="00AE1404" w:rsidP="00AE1404">
            <w:pPr>
              <w:pStyle w:val="ab"/>
              <w:numPr>
                <w:ilvl w:val="0"/>
                <w:numId w:val="21"/>
              </w:numPr>
              <w:ind w:left="0" w:firstLine="0"/>
              <w:rPr>
                <w:ins w:id="270" w:author="Алексей Остапив" w:date="2024-12-25T00:23:00Z"/>
              </w:rPr>
            </w:pPr>
            <w:ins w:id="271" w:author="Алексей Остапив" w:date="2024-12-25T00:23:00Z">
              <w:r w:rsidRPr="0064711E">
                <w:t>67 Конференция МФТИ</w:t>
              </w:r>
            </w:ins>
          </w:p>
          <w:p w14:paraId="42EB3862" w14:textId="77777777" w:rsidR="00AE1404" w:rsidRPr="00AE1404" w:rsidRDefault="00AE1404">
            <w:pPr>
              <w:pStyle w:val="ab"/>
              <w:ind w:left="0"/>
              <w:rPr>
                <w:ins w:id="272" w:author="Алексей Остапив" w:date="2024-12-25T00:21:00Z"/>
              </w:rPr>
              <w:pPrChange w:id="273" w:author="Алексей Остапив" w:date="2024-12-25T00:23:00Z">
                <w:pPr>
                  <w:pStyle w:val="ab"/>
                  <w:numPr>
                    <w:numId w:val="19"/>
                  </w:numPr>
                  <w:ind w:left="0" w:hanging="360"/>
                </w:pPr>
              </w:pPrChange>
            </w:pPr>
          </w:p>
        </w:tc>
        <w:tc>
          <w:tcPr>
            <w:tcW w:w="875" w:type="pct"/>
            <w:tcPrChange w:id="274" w:author="Алексей Остапив" w:date="2024-12-25T00:24:00Z">
              <w:tcPr>
                <w:tcW w:w="1843" w:type="dxa"/>
                <w:gridSpan w:val="2"/>
              </w:tcPr>
            </w:tcPrChange>
          </w:tcPr>
          <w:p w14:paraId="54DEE436" w14:textId="2C0AF794" w:rsidR="00AE1404" w:rsidRPr="00AE1404" w:rsidRDefault="004379CB" w:rsidP="00B0334C">
            <w:pPr>
              <w:rPr>
                <w:ins w:id="275" w:author="Алексей Остапив" w:date="2024-12-25T00:21:00Z"/>
              </w:rPr>
            </w:pPr>
            <w:ins w:id="276" w:author="Алексей Остапив" w:date="2024-12-25T00:24:00Z">
              <w:r>
                <w:t>п. 1 выполнен</w:t>
              </w:r>
            </w:ins>
          </w:p>
        </w:tc>
      </w:tr>
    </w:tbl>
    <w:p w14:paraId="2BD12A80" w14:textId="77777777" w:rsidR="00221AED" w:rsidRDefault="00221AED" w:rsidP="0079656B">
      <w:pPr>
        <w:spacing w:line="360" w:lineRule="auto"/>
        <w:rPr>
          <w:sz w:val="24"/>
          <w:szCs w:val="24"/>
        </w:rPr>
      </w:pPr>
    </w:p>
    <w:p w14:paraId="12583177" w14:textId="605EF03C" w:rsidR="009A0B53" w:rsidRPr="00CC637E" w:rsidRDefault="00221AED" w:rsidP="004D11DB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br w:type="page"/>
      </w:r>
      <w:r w:rsidR="00AC5AFD" w:rsidRPr="00CC637E">
        <w:rPr>
          <w:b/>
          <w:sz w:val="24"/>
          <w:szCs w:val="24"/>
        </w:rPr>
        <w:lastRenderedPageBreak/>
        <w:t xml:space="preserve">ПЛАН </w:t>
      </w:r>
      <w:r w:rsidR="003762AD" w:rsidRPr="00CC637E">
        <w:rPr>
          <w:b/>
          <w:sz w:val="24"/>
          <w:szCs w:val="24"/>
        </w:rPr>
        <w:t>ВЫПОЛЕНЕНИЯ НАУЧНОГО ИССЛЕДОВАНИЯ</w:t>
      </w:r>
    </w:p>
    <w:p w14:paraId="5C6E6836" w14:textId="433D6C28" w:rsidR="00AC5AFD" w:rsidRPr="00CC637E" w:rsidRDefault="00AC5AFD" w:rsidP="004D11DB">
      <w:pPr>
        <w:pStyle w:val="ab"/>
        <w:spacing w:after="200" w:line="276" w:lineRule="auto"/>
        <w:ind w:left="0"/>
        <w:jc w:val="center"/>
        <w:rPr>
          <w:b/>
          <w:sz w:val="24"/>
          <w:szCs w:val="24"/>
        </w:rPr>
      </w:pPr>
      <w:r w:rsidRPr="00CC637E">
        <w:rPr>
          <w:b/>
          <w:sz w:val="24"/>
          <w:szCs w:val="24"/>
        </w:rPr>
        <w:t>ПЕРВ</w:t>
      </w:r>
      <w:r w:rsidR="00E056B3" w:rsidRPr="00CC637E">
        <w:rPr>
          <w:b/>
          <w:sz w:val="24"/>
          <w:szCs w:val="24"/>
        </w:rPr>
        <w:t>ЫЙ</w:t>
      </w:r>
      <w:r w:rsidRPr="00CC637E">
        <w:rPr>
          <w:b/>
          <w:sz w:val="24"/>
          <w:szCs w:val="24"/>
        </w:rPr>
        <w:t xml:space="preserve"> ГОД ОБУЧЕНИЯ</w:t>
      </w:r>
    </w:p>
    <w:tbl>
      <w:tblPr>
        <w:tblStyle w:val="a5"/>
        <w:tblW w:w="10598" w:type="dxa"/>
        <w:tblLayout w:type="fixed"/>
        <w:tblLook w:val="04A0" w:firstRow="1" w:lastRow="0" w:firstColumn="1" w:lastColumn="0" w:noHBand="0" w:noVBand="1"/>
        <w:tblPrChange w:id="277" w:author="Алексей Остапив" w:date="2024-12-25T00:45:00Z">
          <w:tblPr>
            <w:tblStyle w:val="a5"/>
            <w:tblW w:w="10598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751"/>
        <w:gridCol w:w="2759"/>
        <w:gridCol w:w="3431"/>
        <w:gridCol w:w="1276"/>
        <w:gridCol w:w="2381"/>
        <w:tblGridChange w:id="278">
          <w:tblGrid>
            <w:gridCol w:w="751"/>
            <w:gridCol w:w="2759"/>
            <w:gridCol w:w="3243"/>
            <w:gridCol w:w="18"/>
            <w:gridCol w:w="1446"/>
            <w:gridCol w:w="2381"/>
          </w:tblGrid>
        </w:tblGridChange>
      </w:tblGrid>
      <w:tr w:rsidR="004566EB" w:rsidRPr="00CC637E" w14:paraId="3F0FE843" w14:textId="77777777" w:rsidTr="00BF3CA5">
        <w:tc>
          <w:tcPr>
            <w:tcW w:w="751" w:type="dxa"/>
            <w:vAlign w:val="center"/>
            <w:tcPrChange w:id="279" w:author="Алексей Остапив" w:date="2024-12-25T00:45:00Z">
              <w:tcPr>
                <w:tcW w:w="751" w:type="dxa"/>
                <w:vAlign w:val="center"/>
              </w:tcPr>
            </w:tcPrChange>
          </w:tcPr>
          <w:p w14:paraId="12A0D27C" w14:textId="77777777" w:rsidR="00DB4AD1" w:rsidRPr="00CC637E" w:rsidRDefault="00DB4AD1" w:rsidP="00036C62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759" w:type="dxa"/>
            <w:vAlign w:val="center"/>
            <w:tcPrChange w:id="280" w:author="Алексей Остапив" w:date="2024-12-25T00:45:00Z">
              <w:tcPr>
                <w:tcW w:w="2759" w:type="dxa"/>
                <w:vAlign w:val="center"/>
              </w:tcPr>
            </w:tcPrChange>
          </w:tcPr>
          <w:p w14:paraId="3EB7A3FB" w14:textId="77777777" w:rsidR="00DB4AD1" w:rsidRPr="00CC637E" w:rsidRDefault="00DB4AD1" w:rsidP="00392FF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Наименование работы</w:t>
            </w:r>
          </w:p>
        </w:tc>
        <w:tc>
          <w:tcPr>
            <w:tcW w:w="3431" w:type="dxa"/>
            <w:tcPrChange w:id="281" w:author="Алексей Остапив" w:date="2024-12-25T00:45:00Z">
              <w:tcPr>
                <w:tcW w:w="3243" w:type="dxa"/>
              </w:tcPr>
            </w:tcPrChange>
          </w:tcPr>
          <w:p w14:paraId="324B4CF1" w14:textId="77777777" w:rsidR="000B66FF" w:rsidRPr="00CC637E" w:rsidRDefault="000B66FF" w:rsidP="00036C62">
            <w:pPr>
              <w:jc w:val="center"/>
              <w:rPr>
                <w:b/>
                <w:sz w:val="22"/>
                <w:szCs w:val="22"/>
              </w:rPr>
            </w:pPr>
          </w:p>
          <w:p w14:paraId="261AB238" w14:textId="171F995D" w:rsidR="00DB4AD1" w:rsidRPr="00CC637E" w:rsidRDefault="00DB4AD1" w:rsidP="00036C62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 xml:space="preserve">Краткое содержание </w:t>
            </w:r>
            <w:r w:rsidR="00014F64" w:rsidRPr="00CC637E">
              <w:rPr>
                <w:b/>
                <w:sz w:val="22"/>
                <w:szCs w:val="22"/>
              </w:rPr>
              <w:t>работы</w:t>
            </w:r>
          </w:p>
        </w:tc>
        <w:tc>
          <w:tcPr>
            <w:tcW w:w="1276" w:type="dxa"/>
            <w:vAlign w:val="center"/>
            <w:tcPrChange w:id="282" w:author="Алексей Остапив" w:date="2024-12-25T00:45:00Z">
              <w:tcPr>
                <w:tcW w:w="1464" w:type="dxa"/>
                <w:gridSpan w:val="2"/>
                <w:vAlign w:val="center"/>
              </w:tcPr>
            </w:tcPrChange>
          </w:tcPr>
          <w:p w14:paraId="6933E69B" w14:textId="77777777" w:rsidR="00DB4AD1" w:rsidRPr="00CC637E" w:rsidRDefault="00DB4AD1" w:rsidP="00036C62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Период выполнения</w:t>
            </w:r>
          </w:p>
        </w:tc>
        <w:tc>
          <w:tcPr>
            <w:tcW w:w="2381" w:type="dxa"/>
            <w:vAlign w:val="center"/>
            <w:tcPrChange w:id="283" w:author="Алексей Остапив" w:date="2024-12-25T00:45:00Z">
              <w:tcPr>
                <w:tcW w:w="2381" w:type="dxa"/>
                <w:vAlign w:val="center"/>
              </w:tcPr>
            </w:tcPrChange>
          </w:tcPr>
          <w:p w14:paraId="0722C777" w14:textId="77777777" w:rsidR="00FE637E" w:rsidRPr="00CC637E" w:rsidRDefault="00FE637E" w:rsidP="00FE637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Отметка о выполнении,</w:t>
            </w:r>
          </w:p>
          <w:p w14:paraId="5C4ADD12" w14:textId="6C6F4D70" w:rsidR="00DB4AD1" w:rsidRPr="00CC637E" w:rsidRDefault="00FE637E" w:rsidP="000B66FF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 xml:space="preserve"> </w:t>
            </w:r>
            <w:r w:rsidR="000B66FF" w:rsidRPr="00CC637E">
              <w:rPr>
                <w:b/>
                <w:sz w:val="22"/>
                <w:szCs w:val="22"/>
              </w:rPr>
              <w:t>подпись</w:t>
            </w:r>
            <w:r w:rsidRPr="00CC637E">
              <w:rPr>
                <w:b/>
                <w:sz w:val="22"/>
                <w:szCs w:val="22"/>
              </w:rPr>
              <w:t xml:space="preserve"> научного руководителя</w:t>
            </w:r>
          </w:p>
        </w:tc>
      </w:tr>
      <w:tr w:rsidR="004566EB" w:rsidRPr="00CC637E" w14:paraId="1A422198" w14:textId="77777777" w:rsidTr="00FE637E">
        <w:trPr>
          <w:trHeight w:val="481"/>
        </w:trPr>
        <w:tc>
          <w:tcPr>
            <w:tcW w:w="751" w:type="dxa"/>
          </w:tcPr>
          <w:p w14:paraId="604E1B51" w14:textId="77777777" w:rsidR="00EF4996" w:rsidRPr="00CC637E" w:rsidRDefault="00EF4996" w:rsidP="002629C7">
            <w:pPr>
              <w:ind w:left="29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2F7AEF7C" w14:textId="44AE2F40" w:rsidR="00EF4996" w:rsidRPr="00CC637E" w:rsidRDefault="004D11DB" w:rsidP="004D11DB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Научный</w:t>
            </w:r>
            <w:r w:rsidR="00EF4996" w:rsidRPr="00CC637E">
              <w:rPr>
                <w:b/>
                <w:sz w:val="22"/>
                <w:szCs w:val="22"/>
              </w:rPr>
              <w:t xml:space="preserve"> </w:t>
            </w:r>
            <w:r w:rsidRPr="00CC637E">
              <w:rPr>
                <w:b/>
                <w:sz w:val="22"/>
                <w:szCs w:val="22"/>
              </w:rPr>
              <w:t>компонент</w:t>
            </w:r>
          </w:p>
        </w:tc>
      </w:tr>
      <w:tr w:rsidR="004566EB" w:rsidRPr="00CC637E" w14:paraId="018FD5CC" w14:textId="77777777" w:rsidTr="00FE637E">
        <w:trPr>
          <w:trHeight w:val="638"/>
        </w:trPr>
        <w:tc>
          <w:tcPr>
            <w:tcW w:w="751" w:type="dxa"/>
          </w:tcPr>
          <w:p w14:paraId="760F8AE0" w14:textId="77777777" w:rsidR="00EF4996" w:rsidRPr="00CC637E" w:rsidRDefault="00EF4996" w:rsidP="002629C7">
            <w:pPr>
              <w:ind w:left="29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4D4F983A" w14:textId="57F9CE62" w:rsidR="00EF4996" w:rsidRPr="00CC637E" w:rsidRDefault="000B66FF" w:rsidP="000B66FF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Научная</w:t>
            </w:r>
            <w:r w:rsidR="00EF4996" w:rsidRPr="00CC637E">
              <w:rPr>
                <w:b/>
                <w:sz w:val="22"/>
                <w:szCs w:val="22"/>
              </w:rPr>
              <w:t xml:space="preserve"> деятельность и подготовка текста диссертации</w:t>
            </w:r>
          </w:p>
        </w:tc>
      </w:tr>
      <w:tr w:rsidR="004566EB" w:rsidRPr="00CC637E" w14:paraId="2D3ABB13" w14:textId="77777777" w:rsidTr="00BF3CA5">
        <w:trPr>
          <w:trHeight w:val="638"/>
          <w:trPrChange w:id="284" w:author="Алексей Остапив" w:date="2024-12-25T00:45:00Z">
            <w:trPr>
              <w:trHeight w:val="638"/>
            </w:trPr>
          </w:trPrChange>
        </w:trPr>
        <w:tc>
          <w:tcPr>
            <w:tcW w:w="751" w:type="dxa"/>
            <w:tcPrChange w:id="285" w:author="Алексей Остапив" w:date="2024-12-25T00:45:00Z">
              <w:tcPr>
                <w:tcW w:w="751" w:type="dxa"/>
              </w:tcPr>
            </w:tcPrChange>
          </w:tcPr>
          <w:p w14:paraId="060995BB" w14:textId="77777777" w:rsidR="002629C7" w:rsidRPr="00CC637E" w:rsidRDefault="002629C7" w:rsidP="002629C7">
            <w:pPr>
              <w:ind w:left="29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1.1.1</w:t>
            </w:r>
          </w:p>
        </w:tc>
        <w:tc>
          <w:tcPr>
            <w:tcW w:w="2759" w:type="dxa"/>
            <w:tcPrChange w:id="286" w:author="Алексей Остапив" w:date="2024-12-25T00:45:00Z">
              <w:tcPr>
                <w:tcW w:w="2759" w:type="dxa"/>
              </w:tcPr>
            </w:tcPrChange>
          </w:tcPr>
          <w:p w14:paraId="38C1D744" w14:textId="79258134" w:rsidR="002629C7" w:rsidRPr="00CC637E" w:rsidRDefault="002629C7" w:rsidP="003762AD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 xml:space="preserve">Определение темы </w:t>
            </w:r>
            <w:r w:rsidR="003762AD" w:rsidRPr="00CC637E">
              <w:rPr>
                <w:sz w:val="22"/>
                <w:szCs w:val="22"/>
              </w:rPr>
              <w:t>диссертации</w:t>
            </w:r>
          </w:p>
        </w:tc>
        <w:tc>
          <w:tcPr>
            <w:tcW w:w="3431" w:type="dxa"/>
            <w:tcPrChange w:id="287" w:author="Алексей Остапив" w:date="2024-12-25T00:45:00Z">
              <w:tcPr>
                <w:tcW w:w="3261" w:type="dxa"/>
                <w:gridSpan w:val="2"/>
              </w:tcPr>
            </w:tcPrChange>
          </w:tcPr>
          <w:p w14:paraId="7F6C10BE" w14:textId="77777777" w:rsidR="002629C7" w:rsidRPr="00CC637E" w:rsidRDefault="002629C7" w:rsidP="002629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  <w:tcPrChange w:id="288" w:author="Алексей Остапив" w:date="2024-12-25T00:45:00Z">
              <w:tcPr>
                <w:tcW w:w="1446" w:type="dxa"/>
                <w:tcBorders>
                  <w:right w:val="single" w:sz="4" w:space="0" w:color="auto"/>
                </w:tcBorders>
                <w:vAlign w:val="center"/>
              </w:tcPr>
            </w:tcPrChange>
          </w:tcPr>
          <w:p w14:paraId="6FCB3D16" w14:textId="6E43F785" w:rsidR="002629C7" w:rsidRPr="00CC637E" w:rsidRDefault="002629C7" w:rsidP="000B66FF">
            <w:pPr>
              <w:jc w:val="center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 xml:space="preserve">до 30 </w:t>
            </w:r>
            <w:r w:rsidR="000B66FF" w:rsidRPr="00CC637E">
              <w:rPr>
                <w:sz w:val="22"/>
                <w:szCs w:val="22"/>
              </w:rPr>
              <w:t>сентября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89" w:author="Алексей Остапив" w:date="2024-12-25T00:45:00Z">
              <w:tcPr>
                <w:tcW w:w="238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2F35CC4" w14:textId="0A1E7EBB" w:rsidR="002629C7" w:rsidRPr="000D0044" w:rsidRDefault="000D0044" w:rsidP="002629C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1931C3BC" w14:textId="77777777" w:rsidTr="00BF3CA5">
        <w:trPr>
          <w:trHeight w:val="638"/>
          <w:trPrChange w:id="290" w:author="Алексей Остапив" w:date="2024-12-25T00:45:00Z">
            <w:trPr>
              <w:trHeight w:val="638"/>
            </w:trPr>
          </w:trPrChange>
        </w:trPr>
        <w:tc>
          <w:tcPr>
            <w:tcW w:w="751" w:type="dxa"/>
            <w:tcPrChange w:id="291" w:author="Алексей Остапив" w:date="2024-12-25T00:45:00Z">
              <w:tcPr>
                <w:tcW w:w="751" w:type="dxa"/>
              </w:tcPr>
            </w:tcPrChange>
          </w:tcPr>
          <w:p w14:paraId="412782A5" w14:textId="77777777" w:rsidR="002629C7" w:rsidRPr="00CC637E" w:rsidRDefault="002629C7" w:rsidP="002629C7">
            <w:pPr>
              <w:ind w:left="29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1.1.2</w:t>
            </w:r>
          </w:p>
        </w:tc>
        <w:tc>
          <w:tcPr>
            <w:tcW w:w="2759" w:type="dxa"/>
            <w:tcPrChange w:id="292" w:author="Алексей Остапив" w:date="2024-12-25T00:45:00Z">
              <w:tcPr>
                <w:tcW w:w="2759" w:type="dxa"/>
              </w:tcPr>
            </w:tcPrChange>
          </w:tcPr>
          <w:p w14:paraId="23CBDD5E" w14:textId="77777777" w:rsidR="002629C7" w:rsidRPr="00CC637E" w:rsidRDefault="002629C7" w:rsidP="002629C7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Подбор и  изучение публикаций по теме научного исследования</w:t>
            </w:r>
          </w:p>
        </w:tc>
        <w:tc>
          <w:tcPr>
            <w:tcW w:w="3431" w:type="dxa"/>
            <w:tcPrChange w:id="293" w:author="Алексей Остапив" w:date="2024-12-25T00:45:00Z">
              <w:tcPr>
                <w:tcW w:w="3261" w:type="dxa"/>
                <w:gridSpan w:val="2"/>
              </w:tcPr>
            </w:tcPrChange>
          </w:tcPr>
          <w:p w14:paraId="5EF8286D" w14:textId="77777777" w:rsidR="002629C7" w:rsidRPr="00CC637E" w:rsidRDefault="002629C7" w:rsidP="002629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tcPrChange w:id="294" w:author="Алексей Остапив" w:date="2024-12-25T00:45:00Z">
              <w:tcPr>
                <w:tcW w:w="1446" w:type="dxa"/>
                <w:tcBorders>
                  <w:right w:val="single" w:sz="4" w:space="0" w:color="auto"/>
                </w:tcBorders>
              </w:tcPr>
            </w:tcPrChange>
          </w:tcPr>
          <w:p w14:paraId="7133D029" w14:textId="77777777" w:rsidR="002629C7" w:rsidRPr="004566EB" w:rsidRDefault="002629C7" w:rsidP="002629C7">
            <w:pPr>
              <w:jc w:val="center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1-2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95" w:author="Алексей Остапив" w:date="2024-12-25T00:45:00Z">
              <w:tcPr>
                <w:tcW w:w="238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BC5AAAE" w14:textId="64F4EEB2" w:rsidR="002629C7" w:rsidRPr="004566EB" w:rsidRDefault="00162037" w:rsidP="002629C7">
            <w:pPr>
              <w:rPr>
                <w:sz w:val="22"/>
                <w:szCs w:val="22"/>
              </w:rPr>
            </w:pPr>
            <w:ins w:id="296" w:author="Алексей Остапив" w:date="2024-12-25T00:24:00Z">
              <w:r>
                <w:rPr>
                  <w:sz w:val="22"/>
                  <w:szCs w:val="22"/>
                </w:rPr>
                <w:t>Выполнено</w:t>
              </w:r>
            </w:ins>
          </w:p>
        </w:tc>
      </w:tr>
      <w:tr w:rsidR="004566EB" w:rsidRPr="004566EB" w14:paraId="486E1E20" w14:textId="77777777" w:rsidTr="00BF3CA5">
        <w:trPr>
          <w:trHeight w:val="638"/>
          <w:trPrChange w:id="297" w:author="Алексей Остапив" w:date="2024-12-25T00:45:00Z">
            <w:trPr>
              <w:trHeight w:val="638"/>
            </w:trPr>
          </w:trPrChange>
        </w:trPr>
        <w:tc>
          <w:tcPr>
            <w:tcW w:w="751" w:type="dxa"/>
            <w:tcPrChange w:id="298" w:author="Алексей Остапив" w:date="2024-12-25T00:45:00Z">
              <w:tcPr>
                <w:tcW w:w="751" w:type="dxa"/>
              </w:tcPr>
            </w:tcPrChange>
          </w:tcPr>
          <w:p w14:paraId="252EB3C7" w14:textId="77777777" w:rsidR="002629C7" w:rsidRPr="004566EB" w:rsidRDefault="002629C7" w:rsidP="002629C7">
            <w:pPr>
              <w:ind w:left="2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1.1.3</w:t>
            </w:r>
          </w:p>
        </w:tc>
        <w:tc>
          <w:tcPr>
            <w:tcW w:w="2759" w:type="dxa"/>
            <w:tcPrChange w:id="299" w:author="Алексей Остапив" w:date="2024-12-25T00:45:00Z">
              <w:tcPr>
                <w:tcW w:w="2759" w:type="dxa"/>
              </w:tcPr>
            </w:tcPrChange>
          </w:tcPr>
          <w:p w14:paraId="0BB3A0C7" w14:textId="77777777" w:rsidR="002629C7" w:rsidRPr="004566EB" w:rsidRDefault="002629C7" w:rsidP="002629C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Составление плана диссертации</w:t>
            </w:r>
          </w:p>
        </w:tc>
        <w:tc>
          <w:tcPr>
            <w:tcW w:w="3431" w:type="dxa"/>
            <w:tcPrChange w:id="300" w:author="Алексей Остапив" w:date="2024-12-25T00:45:00Z">
              <w:tcPr>
                <w:tcW w:w="3261" w:type="dxa"/>
                <w:gridSpan w:val="2"/>
              </w:tcPr>
            </w:tcPrChange>
          </w:tcPr>
          <w:p w14:paraId="052BB0B6" w14:textId="77777777" w:rsidR="002629C7" w:rsidRPr="004566EB" w:rsidRDefault="002629C7" w:rsidP="002629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tcPrChange w:id="301" w:author="Алексей Остапив" w:date="2024-12-25T00:45:00Z">
              <w:tcPr>
                <w:tcW w:w="1446" w:type="dxa"/>
                <w:tcBorders>
                  <w:right w:val="single" w:sz="4" w:space="0" w:color="auto"/>
                </w:tcBorders>
              </w:tcPr>
            </w:tcPrChange>
          </w:tcPr>
          <w:p w14:paraId="7826F55B" w14:textId="55813FBB" w:rsidR="002629C7" w:rsidRPr="004566EB" w:rsidRDefault="00E31E75" w:rsidP="000B66FF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до </w:t>
            </w:r>
            <w:r w:rsidR="000B66FF">
              <w:rPr>
                <w:sz w:val="22"/>
                <w:szCs w:val="22"/>
              </w:rPr>
              <w:t>30 сентября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02" w:author="Алексей Остапив" w:date="2024-12-25T00:45:00Z">
              <w:tcPr>
                <w:tcW w:w="238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99F8997" w14:textId="3B025C39" w:rsidR="002629C7" w:rsidRPr="004566EB" w:rsidRDefault="000D0044" w:rsidP="002629C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6F43903E" w14:textId="77777777" w:rsidTr="00BF3CA5">
        <w:trPr>
          <w:trHeight w:val="638"/>
          <w:trPrChange w:id="303" w:author="Алексей Остапив" w:date="2024-12-25T00:45:00Z">
            <w:trPr>
              <w:trHeight w:val="638"/>
            </w:trPr>
          </w:trPrChange>
        </w:trPr>
        <w:tc>
          <w:tcPr>
            <w:tcW w:w="751" w:type="dxa"/>
            <w:tcPrChange w:id="304" w:author="Алексей Остапив" w:date="2024-12-25T00:45:00Z">
              <w:tcPr>
                <w:tcW w:w="751" w:type="dxa"/>
              </w:tcPr>
            </w:tcPrChange>
          </w:tcPr>
          <w:p w14:paraId="43869B46" w14:textId="77777777" w:rsidR="002629C7" w:rsidRPr="004566EB" w:rsidRDefault="00A12268" w:rsidP="002629C7">
            <w:pPr>
              <w:ind w:left="2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</w:t>
            </w:r>
            <w:r w:rsidR="002629C7" w:rsidRPr="004566EB">
              <w:rPr>
                <w:sz w:val="22"/>
                <w:szCs w:val="22"/>
              </w:rPr>
              <w:t>.1</w:t>
            </w:r>
            <w:r w:rsidRPr="004566EB">
              <w:rPr>
                <w:sz w:val="22"/>
                <w:szCs w:val="22"/>
              </w:rPr>
              <w:t>.4</w:t>
            </w:r>
          </w:p>
        </w:tc>
        <w:tc>
          <w:tcPr>
            <w:tcW w:w="2759" w:type="dxa"/>
            <w:tcPrChange w:id="305" w:author="Алексей Остапив" w:date="2024-12-25T00:45:00Z">
              <w:tcPr>
                <w:tcW w:w="2759" w:type="dxa"/>
              </w:tcPr>
            </w:tcPrChange>
          </w:tcPr>
          <w:p w14:paraId="1DFFAA9E" w14:textId="77777777" w:rsidR="002629C7" w:rsidRPr="004566EB" w:rsidRDefault="002629C7" w:rsidP="002629C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теоретической часть</w:t>
            </w:r>
            <w:r w:rsidR="00EF4996" w:rsidRPr="004566EB">
              <w:rPr>
                <w:sz w:val="22"/>
                <w:szCs w:val="22"/>
              </w:rPr>
              <w:t>ю</w:t>
            </w:r>
            <w:r w:rsidR="00CE4FFA" w:rsidRPr="004566EB">
              <w:rPr>
                <w:rStyle w:val="ae"/>
                <w:sz w:val="22"/>
                <w:szCs w:val="22"/>
              </w:rPr>
              <w:footnoteReference w:id="6"/>
            </w:r>
            <w:r w:rsidRPr="004566EB">
              <w:rPr>
                <w:sz w:val="22"/>
                <w:szCs w:val="22"/>
              </w:rPr>
              <w:t>:</w:t>
            </w:r>
          </w:p>
          <w:p w14:paraId="74412F3C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03BE07B6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2C3A8EC9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5D847B4D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3E7B2159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</w:tc>
        <w:tc>
          <w:tcPr>
            <w:tcW w:w="3431" w:type="dxa"/>
            <w:tcPrChange w:id="306" w:author="Алексей Остапив" w:date="2024-12-25T00:45:00Z">
              <w:tcPr>
                <w:tcW w:w="3261" w:type="dxa"/>
                <w:gridSpan w:val="2"/>
              </w:tcPr>
            </w:tcPrChange>
          </w:tcPr>
          <w:p w14:paraId="14BB2E26" w14:textId="72FFE337" w:rsidR="002629C7" w:rsidRPr="004566EB" w:rsidRDefault="00162037" w:rsidP="002629C7">
            <w:pPr>
              <w:jc w:val="center"/>
              <w:rPr>
                <w:sz w:val="22"/>
                <w:szCs w:val="22"/>
              </w:rPr>
            </w:pPr>
            <w:ins w:id="307" w:author="Алексей Остапив" w:date="2024-12-25T00:25:00Z">
              <w:r>
                <w:rPr>
                  <w:sz w:val="22"/>
                  <w:szCs w:val="22"/>
                </w:rPr>
                <w:t>Определение</w:t>
              </w:r>
            </w:ins>
            <w:ins w:id="308" w:author="Алексей Остапив" w:date="2024-12-25T00:26:00Z">
              <w:r>
                <w:rPr>
                  <w:sz w:val="22"/>
                  <w:szCs w:val="22"/>
                </w:rPr>
                <w:t xml:space="preserve"> причины взаимного влияние процессов четырехволнового смешения в оптическом волокне</w:t>
              </w:r>
            </w:ins>
          </w:p>
        </w:tc>
        <w:tc>
          <w:tcPr>
            <w:tcW w:w="1276" w:type="dxa"/>
            <w:tcBorders>
              <w:right w:val="single" w:sz="4" w:space="0" w:color="auto"/>
            </w:tcBorders>
            <w:tcPrChange w:id="309" w:author="Алексей Остапив" w:date="2024-12-25T00:45:00Z">
              <w:tcPr>
                <w:tcW w:w="1446" w:type="dxa"/>
                <w:tcBorders>
                  <w:right w:val="single" w:sz="4" w:space="0" w:color="auto"/>
                </w:tcBorders>
              </w:tcPr>
            </w:tcPrChange>
          </w:tcPr>
          <w:p w14:paraId="6BE620F9" w14:textId="3B958E3E" w:rsidR="002629C7" w:rsidRPr="004566EB" w:rsidRDefault="000B66FF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</w:t>
            </w:r>
            <w:r w:rsidR="00320289" w:rsidRPr="004566EB">
              <w:rPr>
                <w:sz w:val="22"/>
                <w:szCs w:val="22"/>
              </w:rPr>
              <w:t>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10" w:author="Алексей Остапив" w:date="2024-12-25T00:45:00Z">
              <w:tcPr>
                <w:tcW w:w="238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68BE0FF" w14:textId="06FF2A1C" w:rsidR="002629C7" w:rsidRPr="004566EB" w:rsidRDefault="00162037" w:rsidP="002629C7">
            <w:pPr>
              <w:rPr>
                <w:sz w:val="22"/>
                <w:szCs w:val="22"/>
              </w:rPr>
            </w:pPr>
            <w:ins w:id="311" w:author="Алексей Остапив" w:date="2024-12-25T00:25:00Z">
              <w:r>
                <w:rPr>
                  <w:sz w:val="22"/>
                  <w:szCs w:val="22"/>
                </w:rPr>
                <w:t>Выполнено</w:t>
              </w:r>
            </w:ins>
          </w:p>
        </w:tc>
      </w:tr>
      <w:tr w:rsidR="004566EB" w:rsidRPr="004566EB" w14:paraId="2460505C" w14:textId="77777777" w:rsidTr="00BF3CA5">
        <w:trPr>
          <w:trHeight w:val="638"/>
          <w:trPrChange w:id="312" w:author="Алексей Остапив" w:date="2024-12-25T00:45:00Z">
            <w:trPr>
              <w:trHeight w:val="638"/>
            </w:trPr>
          </w:trPrChange>
        </w:trPr>
        <w:tc>
          <w:tcPr>
            <w:tcW w:w="751" w:type="dxa"/>
            <w:tcPrChange w:id="313" w:author="Алексей Остапив" w:date="2024-12-25T00:45:00Z">
              <w:tcPr>
                <w:tcW w:w="751" w:type="dxa"/>
              </w:tcPr>
            </w:tcPrChange>
          </w:tcPr>
          <w:p w14:paraId="0E01933C" w14:textId="77777777" w:rsidR="002629C7" w:rsidRPr="004566EB" w:rsidRDefault="00A12268" w:rsidP="00A12268">
            <w:pPr>
              <w:ind w:left="2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</w:t>
            </w:r>
            <w:r w:rsidR="002629C7" w:rsidRPr="004566EB">
              <w:rPr>
                <w:sz w:val="22"/>
                <w:szCs w:val="22"/>
              </w:rPr>
              <w:t>1.</w:t>
            </w:r>
            <w:r w:rsidRPr="004566EB">
              <w:rPr>
                <w:sz w:val="22"/>
                <w:szCs w:val="22"/>
              </w:rPr>
              <w:t>5</w:t>
            </w:r>
          </w:p>
        </w:tc>
        <w:tc>
          <w:tcPr>
            <w:tcW w:w="2759" w:type="dxa"/>
            <w:tcPrChange w:id="314" w:author="Алексей Остапив" w:date="2024-12-25T00:45:00Z">
              <w:tcPr>
                <w:tcW w:w="2759" w:type="dxa"/>
              </w:tcPr>
            </w:tcPrChange>
          </w:tcPr>
          <w:p w14:paraId="6D7A303F" w14:textId="77777777" w:rsidR="002629C7" w:rsidRPr="004566EB" w:rsidRDefault="002629C7" w:rsidP="002629C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экспериментальной частью</w:t>
            </w:r>
            <w:r w:rsidR="00CE4FFA" w:rsidRPr="004566EB">
              <w:rPr>
                <w:sz w:val="22"/>
                <w:szCs w:val="22"/>
                <w:vertAlign w:val="superscript"/>
              </w:rPr>
              <w:t>6</w:t>
            </w:r>
            <w:r w:rsidRPr="004566EB">
              <w:rPr>
                <w:sz w:val="22"/>
                <w:szCs w:val="22"/>
              </w:rPr>
              <w:t>:</w:t>
            </w:r>
          </w:p>
          <w:p w14:paraId="0399DDB9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40DBA6FF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45A26598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022053B6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</w:tc>
        <w:tc>
          <w:tcPr>
            <w:tcW w:w="3431" w:type="dxa"/>
            <w:tcPrChange w:id="315" w:author="Алексей Остапив" w:date="2024-12-25T00:45:00Z">
              <w:tcPr>
                <w:tcW w:w="3261" w:type="dxa"/>
                <w:gridSpan w:val="2"/>
              </w:tcPr>
            </w:tcPrChange>
          </w:tcPr>
          <w:p w14:paraId="2D381847" w14:textId="3D239C5D" w:rsidR="002629C7" w:rsidRPr="004566EB" w:rsidRDefault="00162037" w:rsidP="002629C7">
            <w:pPr>
              <w:jc w:val="center"/>
              <w:rPr>
                <w:sz w:val="22"/>
                <w:szCs w:val="22"/>
              </w:rPr>
            </w:pPr>
            <w:ins w:id="316" w:author="Алексей Остапив" w:date="2024-12-25T00:26:00Z">
              <w:r>
                <w:rPr>
                  <w:sz w:val="22"/>
                  <w:szCs w:val="22"/>
                </w:rPr>
                <w:t xml:space="preserve">Экспериментальное подтверждения механизма взаимного влияния процессов четырехволнового смешения в оптическом волокне </w:t>
              </w:r>
            </w:ins>
          </w:p>
        </w:tc>
        <w:tc>
          <w:tcPr>
            <w:tcW w:w="1276" w:type="dxa"/>
            <w:tcBorders>
              <w:right w:val="single" w:sz="4" w:space="0" w:color="auto"/>
            </w:tcBorders>
            <w:tcPrChange w:id="317" w:author="Алексей Остапив" w:date="2024-12-25T00:45:00Z">
              <w:tcPr>
                <w:tcW w:w="1446" w:type="dxa"/>
                <w:tcBorders>
                  <w:right w:val="single" w:sz="4" w:space="0" w:color="auto"/>
                </w:tcBorders>
              </w:tcPr>
            </w:tcPrChange>
          </w:tcPr>
          <w:p w14:paraId="5C08273F" w14:textId="777DA7C6" w:rsidR="002629C7" w:rsidRPr="004566EB" w:rsidRDefault="000B66FF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</w:t>
            </w:r>
            <w:r w:rsidR="00320289" w:rsidRPr="004566EB">
              <w:rPr>
                <w:sz w:val="22"/>
                <w:szCs w:val="22"/>
              </w:rPr>
              <w:t>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18" w:author="Алексей Остапив" w:date="2024-12-25T00:45:00Z">
              <w:tcPr>
                <w:tcW w:w="238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FD6895B" w14:textId="28140351" w:rsidR="002629C7" w:rsidRPr="004566EB" w:rsidRDefault="00162037" w:rsidP="002629C7">
            <w:pPr>
              <w:rPr>
                <w:sz w:val="22"/>
                <w:szCs w:val="22"/>
              </w:rPr>
            </w:pPr>
            <w:ins w:id="319" w:author="Алексей Остапив" w:date="2024-12-25T00:25:00Z">
              <w:r>
                <w:rPr>
                  <w:sz w:val="22"/>
                  <w:szCs w:val="22"/>
                </w:rPr>
                <w:t>Выполнено</w:t>
              </w:r>
            </w:ins>
          </w:p>
        </w:tc>
      </w:tr>
      <w:tr w:rsidR="004566EB" w:rsidRPr="004566EB" w14:paraId="5EB3DFAF" w14:textId="77777777" w:rsidTr="00BF3CA5">
        <w:trPr>
          <w:trHeight w:val="638"/>
          <w:trPrChange w:id="320" w:author="Алексей Остапив" w:date="2024-12-25T00:45:00Z">
            <w:trPr>
              <w:trHeight w:val="638"/>
            </w:trPr>
          </w:trPrChange>
        </w:trPr>
        <w:tc>
          <w:tcPr>
            <w:tcW w:w="751" w:type="dxa"/>
            <w:tcPrChange w:id="321" w:author="Алексей Остапив" w:date="2024-12-25T00:45:00Z">
              <w:tcPr>
                <w:tcW w:w="751" w:type="dxa"/>
              </w:tcPr>
            </w:tcPrChange>
          </w:tcPr>
          <w:p w14:paraId="1DF7AD45" w14:textId="77777777" w:rsidR="002629C7" w:rsidRPr="004566EB" w:rsidRDefault="00D44D98" w:rsidP="00D44D98">
            <w:pPr>
              <w:ind w:left="2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</w:t>
            </w:r>
            <w:r w:rsidR="002629C7" w:rsidRPr="004566EB">
              <w:rPr>
                <w:sz w:val="22"/>
                <w:szCs w:val="22"/>
              </w:rPr>
              <w:t>.1.</w:t>
            </w:r>
            <w:r w:rsidRPr="004566EB">
              <w:rPr>
                <w:sz w:val="22"/>
                <w:szCs w:val="22"/>
              </w:rPr>
              <w:t>6</w:t>
            </w:r>
          </w:p>
        </w:tc>
        <w:tc>
          <w:tcPr>
            <w:tcW w:w="2759" w:type="dxa"/>
            <w:tcPrChange w:id="322" w:author="Алексей Остапив" w:date="2024-12-25T00:45:00Z">
              <w:tcPr>
                <w:tcW w:w="2759" w:type="dxa"/>
              </w:tcPr>
            </w:tcPrChange>
          </w:tcPr>
          <w:p w14:paraId="41BEED5C" w14:textId="77777777" w:rsidR="002629C7" w:rsidRPr="004566EB" w:rsidRDefault="002629C7" w:rsidP="002629C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Публикации научных статей</w:t>
            </w:r>
            <w:r w:rsidR="004203F6" w:rsidRPr="004566EB">
              <w:rPr>
                <w:rStyle w:val="ae"/>
                <w:sz w:val="22"/>
                <w:szCs w:val="22"/>
              </w:rPr>
              <w:footnoteReference w:id="7"/>
            </w:r>
            <w:r w:rsidRPr="004566EB">
              <w:rPr>
                <w:sz w:val="22"/>
                <w:szCs w:val="22"/>
              </w:rPr>
              <w:t>:</w:t>
            </w:r>
          </w:p>
          <w:p w14:paraId="54A4AC3A" w14:textId="02B9AABB" w:rsidR="002629C7" w:rsidRPr="004566EB" w:rsidRDefault="002629C7" w:rsidP="00A12268">
            <w:pPr>
              <w:ind w:left="-18" w:firstLine="567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ВАК </w:t>
            </w:r>
            <w:r w:rsidR="00754FDA">
              <w:rPr>
                <w:sz w:val="22"/>
                <w:szCs w:val="22"/>
              </w:rPr>
              <w:t xml:space="preserve">   </w:t>
            </w:r>
            <w:r w:rsidRPr="004566EB">
              <w:rPr>
                <w:sz w:val="22"/>
                <w:szCs w:val="22"/>
              </w:rPr>
              <w:t xml:space="preserve">  __</w:t>
            </w:r>
            <w:ins w:id="323" w:author="Алексей Остапив" w:date="2024-12-25T00:32:00Z">
              <w:r w:rsidR="00CC7BEC">
                <w:rPr>
                  <w:sz w:val="22"/>
                  <w:szCs w:val="22"/>
                  <w:u w:val="single"/>
                </w:rPr>
                <w:t>0</w:t>
              </w:r>
            </w:ins>
            <w:r w:rsidRPr="004566EB">
              <w:rPr>
                <w:sz w:val="22"/>
                <w:szCs w:val="22"/>
              </w:rPr>
              <w:t>__</w:t>
            </w:r>
          </w:p>
          <w:p w14:paraId="4C7003B0" w14:textId="388EBFA2" w:rsidR="00DC157F" w:rsidRPr="004566EB" w:rsidRDefault="002629C7" w:rsidP="00754FDA">
            <w:pPr>
              <w:tabs>
                <w:tab w:val="left" w:pos="1234"/>
              </w:tabs>
              <w:ind w:firstLine="54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754FDA">
              <w:rPr>
                <w:sz w:val="22"/>
                <w:szCs w:val="22"/>
              </w:rPr>
              <w:t xml:space="preserve">   </w:t>
            </w:r>
            <w:r w:rsidR="00DC157F" w:rsidRPr="004566EB">
              <w:rPr>
                <w:sz w:val="22"/>
                <w:szCs w:val="22"/>
              </w:rPr>
              <w:t xml:space="preserve">  </w:t>
            </w:r>
            <w:r w:rsidR="00754FDA">
              <w:rPr>
                <w:sz w:val="22"/>
                <w:szCs w:val="22"/>
              </w:rPr>
              <w:t xml:space="preserve"> </w:t>
            </w:r>
            <w:r w:rsidR="00DC157F" w:rsidRPr="004566EB">
              <w:rPr>
                <w:sz w:val="22"/>
                <w:szCs w:val="22"/>
              </w:rPr>
              <w:t>__</w:t>
            </w:r>
            <w:ins w:id="324" w:author="Алексей Остапив" w:date="2024-12-25T00:26:00Z">
              <w:r w:rsidR="00162037" w:rsidRPr="0064711E">
                <w:rPr>
                  <w:sz w:val="22"/>
                  <w:szCs w:val="22"/>
                  <w:u w:val="single"/>
                </w:rPr>
                <w:t>1</w:t>
              </w:r>
            </w:ins>
            <w:r w:rsidR="00DC157F" w:rsidRPr="004566EB">
              <w:rPr>
                <w:sz w:val="22"/>
                <w:szCs w:val="22"/>
              </w:rPr>
              <w:t>__</w:t>
            </w:r>
          </w:p>
          <w:p w14:paraId="004A4FE2" w14:textId="281ABE09" w:rsidR="002629C7" w:rsidRPr="004566EB" w:rsidRDefault="002629C7" w:rsidP="00A12268">
            <w:pPr>
              <w:ind w:firstLine="54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  __</w:t>
            </w:r>
            <w:ins w:id="325" w:author="Алексей Остапив" w:date="2024-12-25T00:32:00Z">
              <w:r w:rsidR="00CC7BEC">
                <w:rPr>
                  <w:sz w:val="22"/>
                  <w:szCs w:val="22"/>
                  <w:u w:val="single"/>
                </w:rPr>
                <w:t>0</w:t>
              </w:r>
            </w:ins>
            <w:r w:rsidRPr="004566EB">
              <w:rPr>
                <w:sz w:val="22"/>
                <w:szCs w:val="22"/>
              </w:rPr>
              <w:t xml:space="preserve">__    </w:t>
            </w:r>
          </w:p>
          <w:p w14:paraId="3DE73584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</w:tc>
        <w:tc>
          <w:tcPr>
            <w:tcW w:w="3431" w:type="dxa"/>
            <w:tcPrChange w:id="326" w:author="Алексей Остапив" w:date="2024-12-25T00:45:00Z">
              <w:tcPr>
                <w:tcW w:w="3261" w:type="dxa"/>
                <w:gridSpan w:val="2"/>
              </w:tcPr>
            </w:tcPrChange>
          </w:tcPr>
          <w:p w14:paraId="69FCED6E" w14:textId="77777777" w:rsidR="002629C7" w:rsidRPr="004566EB" w:rsidRDefault="002629C7" w:rsidP="002629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tcPrChange w:id="327" w:author="Алексей Остапив" w:date="2024-12-25T00:45:00Z">
              <w:tcPr>
                <w:tcW w:w="1446" w:type="dxa"/>
                <w:tcBorders>
                  <w:right w:val="single" w:sz="4" w:space="0" w:color="auto"/>
                </w:tcBorders>
              </w:tcPr>
            </w:tcPrChange>
          </w:tcPr>
          <w:p w14:paraId="272D9371" w14:textId="4EFF1024" w:rsidR="002629C7" w:rsidRPr="004566EB" w:rsidRDefault="000B66FF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</w:t>
            </w:r>
            <w:r w:rsidR="003E7A3C" w:rsidRPr="004566EB">
              <w:rPr>
                <w:sz w:val="22"/>
                <w:szCs w:val="22"/>
              </w:rPr>
              <w:t>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28" w:author="Алексей Остапив" w:date="2024-12-25T00:45:00Z">
              <w:tcPr>
                <w:tcW w:w="238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A7E20E8" w14:textId="77777777" w:rsidR="002629C7" w:rsidRPr="004566EB" w:rsidRDefault="002629C7" w:rsidP="002629C7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Количество статей:</w:t>
            </w:r>
          </w:p>
          <w:p w14:paraId="73C1295D" w14:textId="0838F709" w:rsidR="006713D1" w:rsidRPr="004566EB" w:rsidRDefault="006713D1" w:rsidP="006713D1">
            <w:pPr>
              <w:ind w:left="-18" w:firstLine="18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ВАК </w:t>
            </w:r>
            <w:r w:rsidR="00754FDA">
              <w:rPr>
                <w:sz w:val="22"/>
                <w:szCs w:val="22"/>
              </w:rPr>
              <w:t xml:space="preserve">   </w:t>
            </w:r>
            <w:r w:rsidRPr="004566EB">
              <w:rPr>
                <w:sz w:val="22"/>
                <w:szCs w:val="22"/>
              </w:rPr>
              <w:t xml:space="preserve"> __</w:t>
            </w:r>
            <w:ins w:id="329" w:author="Алексей Остапив" w:date="2024-12-25T00:32:00Z">
              <w:r w:rsidR="00CC7BEC">
                <w:rPr>
                  <w:sz w:val="22"/>
                  <w:szCs w:val="22"/>
                  <w:u w:val="single"/>
                </w:rPr>
                <w:t>0</w:t>
              </w:r>
            </w:ins>
            <w:r w:rsidRPr="004566EB">
              <w:rPr>
                <w:sz w:val="22"/>
                <w:szCs w:val="22"/>
              </w:rPr>
              <w:t>__</w:t>
            </w:r>
          </w:p>
          <w:p w14:paraId="545CC0C2" w14:textId="169BCAE6" w:rsidR="001B2712" w:rsidRPr="004566EB" w:rsidRDefault="003D4298" w:rsidP="006713D1">
            <w:pPr>
              <w:ind w:firstLine="18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1B2712" w:rsidRPr="004566EB">
              <w:rPr>
                <w:sz w:val="22"/>
                <w:szCs w:val="22"/>
              </w:rPr>
              <w:t xml:space="preserve">  </w:t>
            </w:r>
            <w:r w:rsidR="00754FDA">
              <w:rPr>
                <w:sz w:val="22"/>
                <w:szCs w:val="22"/>
              </w:rPr>
              <w:t xml:space="preserve">   </w:t>
            </w:r>
            <w:r w:rsidR="001B2712" w:rsidRPr="004566EB">
              <w:rPr>
                <w:sz w:val="22"/>
                <w:szCs w:val="22"/>
              </w:rPr>
              <w:t>__</w:t>
            </w:r>
            <w:ins w:id="330" w:author="Алексей Остапив" w:date="2024-12-25T00:26:00Z">
              <w:r w:rsidR="00162037" w:rsidRPr="0064711E">
                <w:rPr>
                  <w:sz w:val="22"/>
                  <w:szCs w:val="22"/>
                  <w:u w:val="single"/>
                </w:rPr>
                <w:t>1</w:t>
              </w:r>
            </w:ins>
            <w:r w:rsidR="001B2712" w:rsidRPr="004566EB">
              <w:rPr>
                <w:sz w:val="22"/>
                <w:szCs w:val="22"/>
              </w:rPr>
              <w:t>__</w:t>
            </w:r>
          </w:p>
          <w:p w14:paraId="055BA294" w14:textId="53E99BFC" w:rsidR="006713D1" w:rsidRPr="004566EB" w:rsidRDefault="006713D1" w:rsidP="006713D1">
            <w:pPr>
              <w:ind w:firstLine="18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 __</w:t>
            </w:r>
            <w:ins w:id="331" w:author="Алексей Остапив" w:date="2024-12-25T00:32:00Z">
              <w:r w:rsidR="00CC7BEC">
                <w:rPr>
                  <w:sz w:val="22"/>
                  <w:szCs w:val="22"/>
                  <w:u w:val="single"/>
                </w:rPr>
                <w:t>0</w:t>
              </w:r>
            </w:ins>
            <w:r w:rsidRPr="004566EB">
              <w:rPr>
                <w:sz w:val="22"/>
                <w:szCs w:val="22"/>
              </w:rPr>
              <w:t xml:space="preserve">__    </w:t>
            </w:r>
          </w:p>
          <w:p w14:paraId="2778C1E9" w14:textId="77777777" w:rsidR="002629C7" w:rsidRPr="004566EB" w:rsidRDefault="002629C7" w:rsidP="00EF4996">
            <w:pPr>
              <w:ind w:left="631"/>
              <w:rPr>
                <w:sz w:val="22"/>
                <w:szCs w:val="22"/>
              </w:rPr>
            </w:pPr>
          </w:p>
        </w:tc>
      </w:tr>
      <w:tr w:rsidR="004566EB" w:rsidRPr="004566EB" w14:paraId="62D2A842" w14:textId="77777777" w:rsidTr="00BF3CA5">
        <w:trPr>
          <w:trHeight w:val="638"/>
          <w:trPrChange w:id="332" w:author="Алексей Остапив" w:date="2024-12-25T00:45:00Z">
            <w:trPr>
              <w:trHeight w:val="638"/>
            </w:trPr>
          </w:trPrChange>
        </w:trPr>
        <w:tc>
          <w:tcPr>
            <w:tcW w:w="751" w:type="dxa"/>
            <w:tcPrChange w:id="333" w:author="Алексей Остапив" w:date="2024-12-25T00:45:00Z">
              <w:tcPr>
                <w:tcW w:w="751" w:type="dxa"/>
              </w:tcPr>
            </w:tcPrChange>
          </w:tcPr>
          <w:p w14:paraId="359926D3" w14:textId="77777777" w:rsidR="002629C7" w:rsidRPr="004566EB" w:rsidRDefault="00D44D98" w:rsidP="002629C7">
            <w:pPr>
              <w:ind w:left="2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1.1.7</w:t>
            </w:r>
          </w:p>
        </w:tc>
        <w:tc>
          <w:tcPr>
            <w:tcW w:w="2759" w:type="dxa"/>
            <w:tcPrChange w:id="334" w:author="Алексей Остапив" w:date="2024-12-25T00:45:00Z">
              <w:tcPr>
                <w:tcW w:w="2759" w:type="dxa"/>
              </w:tcPr>
            </w:tcPrChange>
          </w:tcPr>
          <w:p w14:paraId="4F7335DB" w14:textId="4FDF4E4F" w:rsidR="002629C7" w:rsidRPr="004566EB" w:rsidRDefault="002629C7" w:rsidP="00CE459E">
            <w:pPr>
              <w:ind w:left="1399" w:hanging="1417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Участие в конференциях</w:t>
            </w:r>
            <w:r w:rsidR="007562F5" w:rsidRPr="004566EB">
              <w:rPr>
                <w:rStyle w:val="ae"/>
                <w:sz w:val="22"/>
                <w:szCs w:val="22"/>
              </w:rPr>
              <w:footnoteReference w:id="8"/>
            </w:r>
            <w:r w:rsidRPr="004566EB">
              <w:rPr>
                <w:sz w:val="22"/>
                <w:szCs w:val="22"/>
              </w:rPr>
              <w:t xml:space="preserve">                          __</w:t>
            </w:r>
            <w:ins w:id="335" w:author="Алексей Остапив" w:date="2024-12-25T00:44:00Z">
              <w:r w:rsidR="005E1CCC">
                <w:rPr>
                  <w:sz w:val="22"/>
                  <w:szCs w:val="22"/>
                  <w:u w:val="single"/>
                  <w:lang w:val="uk-UA"/>
                </w:rPr>
                <w:t>5</w:t>
              </w:r>
            </w:ins>
            <w:r w:rsidRPr="004566EB">
              <w:rPr>
                <w:sz w:val="22"/>
                <w:szCs w:val="22"/>
              </w:rPr>
              <w:t>__</w:t>
            </w:r>
          </w:p>
          <w:p w14:paraId="11E5FE29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</w:tc>
        <w:tc>
          <w:tcPr>
            <w:tcW w:w="3431" w:type="dxa"/>
            <w:tcPrChange w:id="336" w:author="Алексей Остапив" w:date="2024-12-25T00:45:00Z">
              <w:tcPr>
                <w:tcW w:w="3261" w:type="dxa"/>
                <w:gridSpan w:val="2"/>
              </w:tcPr>
            </w:tcPrChange>
          </w:tcPr>
          <w:p w14:paraId="6C0D4400" w14:textId="0513EFC2" w:rsidR="005E1CCC" w:rsidRPr="005E1CCC" w:rsidRDefault="005E1CCC">
            <w:pPr>
              <w:pStyle w:val="ab"/>
              <w:numPr>
                <w:ilvl w:val="0"/>
                <w:numId w:val="23"/>
              </w:numPr>
              <w:rPr>
                <w:ins w:id="337" w:author="Алексей Остапив" w:date="2024-12-25T00:34:00Z"/>
                <w:lang w:val="en-US"/>
                <w:rPrChange w:id="338" w:author="Алексей Остапив" w:date="2024-12-25T00:35:00Z">
                  <w:rPr>
                    <w:ins w:id="339" w:author="Алексей Остапив" w:date="2024-12-25T00:34:00Z"/>
                    <w:lang w:val="uk-UA"/>
                  </w:rPr>
                </w:rPrChange>
              </w:rPr>
            </w:pPr>
            <w:ins w:id="340" w:author="Алексей Остапив" w:date="2024-12-25T00:34:00Z">
              <w:r w:rsidRPr="002D488D">
                <w:t>Конференция</w:t>
              </w:r>
              <w:r w:rsidRPr="0052227A">
                <w:rPr>
                  <w:lang w:val="en-US"/>
                </w:rPr>
                <w:t xml:space="preserve"> </w:t>
              </w:r>
              <w:r w:rsidRPr="002D488D">
                <w:rPr>
                  <w:lang w:val="en-US"/>
                </w:rPr>
                <w:t>ICLO</w:t>
              </w:r>
              <w:r w:rsidRPr="0052227A">
                <w:rPr>
                  <w:lang w:val="en-US"/>
                </w:rPr>
                <w:t xml:space="preserve"> 2022</w:t>
              </w:r>
              <w:r>
                <w:rPr>
                  <w:lang w:val="uk-UA"/>
                </w:rPr>
                <w:t>, Санкт-Петербург. Ц</w:t>
              </w:r>
              <w:r>
                <w:t>ыпкин</w:t>
              </w:r>
              <w:r w:rsidRPr="002D488D">
                <w:rPr>
                  <w:lang w:val="en-US"/>
                </w:rPr>
                <w:t xml:space="preserve"> </w:t>
              </w:r>
              <w:r>
                <w:t>В</w:t>
              </w:r>
              <w:r w:rsidRPr="002D488D">
                <w:rPr>
                  <w:lang w:val="en-US"/>
                </w:rPr>
                <w:t>.</w:t>
              </w:r>
              <w:r>
                <w:t>П</w:t>
              </w:r>
              <w:r w:rsidRPr="002D488D">
                <w:rPr>
                  <w:lang w:val="en-US"/>
                </w:rPr>
                <w:t xml:space="preserve">., </w:t>
              </w:r>
              <w:r w:rsidRPr="002D488D">
                <w:rPr>
                  <w:b/>
                  <w:bCs/>
                </w:rPr>
                <w:t>Остапив</w:t>
              </w:r>
              <w:r w:rsidRPr="002D488D">
                <w:rPr>
                  <w:b/>
                  <w:bCs/>
                  <w:lang w:val="en-US"/>
                </w:rPr>
                <w:t xml:space="preserve"> </w:t>
              </w:r>
              <w:r w:rsidRPr="002D488D">
                <w:rPr>
                  <w:b/>
                  <w:bCs/>
                </w:rPr>
                <w:t>А</w:t>
              </w:r>
              <w:r w:rsidRPr="002D488D">
                <w:rPr>
                  <w:b/>
                  <w:bCs/>
                  <w:lang w:val="en-US"/>
                </w:rPr>
                <w:t>.</w:t>
              </w:r>
              <w:r w:rsidRPr="002D488D">
                <w:rPr>
                  <w:b/>
                  <w:bCs/>
                </w:rPr>
                <w:t>Ю</w:t>
              </w:r>
              <w:r w:rsidRPr="002D488D">
                <w:rPr>
                  <w:b/>
                  <w:bCs/>
                  <w:lang w:val="en-US"/>
                </w:rPr>
                <w:t>.</w:t>
              </w:r>
              <w:r w:rsidRPr="002D488D">
                <w:rPr>
                  <w:lang w:val="en-US"/>
                </w:rPr>
                <w:t xml:space="preserve">, </w:t>
              </w:r>
              <w:r>
                <w:t>Иванов</w:t>
              </w:r>
              <w:r w:rsidRPr="002D488D">
                <w:rPr>
                  <w:lang w:val="en-US"/>
                </w:rPr>
                <w:t xml:space="preserve"> </w:t>
              </w:r>
              <w:r>
                <w:t>Г</w:t>
              </w:r>
              <w:r w:rsidRPr="002D488D">
                <w:rPr>
                  <w:lang w:val="en-US"/>
                </w:rPr>
                <w:t>.</w:t>
              </w:r>
              <w:r>
                <w:t>Ю</w:t>
              </w:r>
              <w:r w:rsidRPr="002D488D">
                <w:rPr>
                  <w:lang w:val="en-US"/>
                </w:rPr>
                <w:t xml:space="preserve">., </w:t>
              </w:r>
              <w:r>
                <w:t>Ларионов</w:t>
              </w:r>
              <w:r w:rsidRPr="002D488D">
                <w:rPr>
                  <w:lang w:val="en-US"/>
                </w:rPr>
                <w:t xml:space="preserve"> </w:t>
              </w:r>
              <w:r>
                <w:t>И</w:t>
              </w:r>
              <w:r w:rsidRPr="002D488D">
                <w:rPr>
                  <w:lang w:val="en-US"/>
                </w:rPr>
                <w:t>.</w:t>
              </w:r>
              <w:r>
                <w:t>А</w:t>
              </w:r>
              <w:r w:rsidRPr="002D488D">
                <w:rPr>
                  <w:lang w:val="en-US"/>
                </w:rPr>
                <w:t xml:space="preserve">., </w:t>
              </w:r>
              <w:r>
                <w:t>Тыртышный</w:t>
              </w:r>
              <w:r w:rsidRPr="002D488D">
                <w:rPr>
                  <w:lang w:val="en-US"/>
                </w:rPr>
                <w:t xml:space="preserve"> </w:t>
              </w:r>
              <w:r>
                <w:t>В</w:t>
              </w:r>
              <w:r w:rsidRPr="002D488D">
                <w:rPr>
                  <w:lang w:val="en-US"/>
                </w:rPr>
                <w:t>.</w:t>
              </w:r>
              <w:r>
                <w:t>А</w:t>
              </w:r>
              <w:r w:rsidRPr="002D488D">
                <w:rPr>
                  <w:lang w:val="en-US"/>
                </w:rPr>
                <w:t>., «</w:t>
              </w:r>
              <w:r w:rsidRPr="003F01DC">
                <w:rPr>
                  <w:lang w:val="en-US"/>
                </w:rPr>
                <w:t>Influence of radiation at wavelength near 1.5 µm on efficiency of inter-modal FWM in a few mode fiber in the region of 1 µm</w:t>
              </w:r>
              <w:r w:rsidRPr="002D488D">
                <w:rPr>
                  <w:lang w:val="en-US"/>
                </w:rPr>
                <w:t>»</w:t>
              </w:r>
              <w:r>
                <w:rPr>
                  <w:lang w:val="en-US"/>
                </w:rPr>
                <w:t>;</w:t>
              </w:r>
            </w:ins>
          </w:p>
          <w:p w14:paraId="6A2750E2" w14:textId="3CA5E253" w:rsidR="005E1CCC" w:rsidRPr="005E1CCC" w:rsidRDefault="005E1CCC">
            <w:pPr>
              <w:pStyle w:val="ab"/>
              <w:numPr>
                <w:ilvl w:val="0"/>
                <w:numId w:val="23"/>
              </w:numPr>
              <w:rPr>
                <w:ins w:id="341" w:author="Алексей Остапив" w:date="2024-12-25T00:34:00Z"/>
                <w:lang w:val="uk-UA"/>
              </w:rPr>
            </w:pPr>
            <w:ins w:id="342" w:author="Алексей Остапив" w:date="2024-12-25T00:34:00Z">
              <w:r w:rsidRPr="00AD2F53">
                <w:rPr>
                  <w:iCs/>
                  <w:color w:val="222222"/>
                  <w:shd w:val="clear" w:color="auto" w:fill="FFFFFF"/>
                </w:rPr>
                <w:t>X</w:t>
              </w:r>
              <w:r w:rsidRPr="00AD2F53">
                <w:rPr>
                  <w:iCs/>
                  <w:color w:val="222222"/>
                  <w:shd w:val="clear" w:color="auto" w:fill="FFFFFF"/>
                  <w:lang w:val="en-US"/>
                </w:rPr>
                <w:t>II</w:t>
              </w:r>
              <w:r w:rsidRPr="00AD2F53">
                <w:rPr>
                  <w:iCs/>
                  <w:color w:val="222222"/>
                  <w:shd w:val="clear" w:color="auto" w:fill="FFFFFF"/>
                </w:rPr>
                <w:t xml:space="preserve"> </w:t>
              </w:r>
              <w:r>
                <w:rPr>
                  <w:iCs/>
                  <w:color w:val="222222"/>
                  <w:shd w:val="clear" w:color="auto" w:fill="FFFFFF"/>
                </w:rPr>
                <w:t>М</w:t>
              </w:r>
              <w:r w:rsidRPr="00AD2F53">
                <w:rPr>
                  <w:iCs/>
                  <w:color w:val="222222"/>
                  <w:shd w:val="clear" w:color="auto" w:fill="FFFFFF"/>
                </w:rPr>
                <w:t>еждународная конференция по фотонике и информационной оптике</w:t>
              </w:r>
              <w:r>
                <w:rPr>
                  <w:iCs/>
                  <w:color w:val="222222"/>
                  <w:shd w:val="clear" w:color="auto" w:fill="FFFFFF"/>
                </w:rPr>
                <w:t xml:space="preserve">, Москва. </w:t>
              </w:r>
              <w:r w:rsidRPr="00AD2F53">
                <w:rPr>
                  <w:color w:val="222222"/>
                  <w:shd w:val="clear" w:color="auto" w:fill="FFFFFF"/>
                </w:rPr>
                <w:t xml:space="preserve">Цыпкин, В., </w:t>
              </w:r>
              <w:r w:rsidRPr="00AD2F53">
                <w:rPr>
                  <w:b/>
                  <w:color w:val="222222"/>
                  <w:shd w:val="clear" w:color="auto" w:fill="FFFFFF"/>
                </w:rPr>
                <w:t>Остапив, А</w:t>
              </w:r>
              <w:r w:rsidRPr="00AD2F53">
                <w:rPr>
                  <w:color w:val="222222"/>
                  <w:shd w:val="clear" w:color="auto" w:fill="FFFFFF"/>
                </w:rPr>
                <w:t xml:space="preserve">., Иванов, Г., Ларионов, И., &amp; </w:t>
              </w:r>
              <w:r w:rsidRPr="00AD2F53">
                <w:rPr>
                  <w:color w:val="222222"/>
                  <w:shd w:val="clear" w:color="auto" w:fill="FFFFFF"/>
                </w:rPr>
                <w:lastRenderedPageBreak/>
                <w:t>Тыртышный, В. (2023). Взаимное влияние эффектов межмодового и одномодового четырёхволнового смешения оптических импульсов в маломодовом оптическом волокне</w:t>
              </w:r>
            </w:ins>
          </w:p>
          <w:p w14:paraId="0156D056" w14:textId="77777777" w:rsidR="005E1CCC" w:rsidRPr="00D90188" w:rsidRDefault="005E1CCC" w:rsidP="005E1CCC">
            <w:pPr>
              <w:pStyle w:val="ab"/>
              <w:numPr>
                <w:ilvl w:val="0"/>
                <w:numId w:val="23"/>
              </w:numPr>
              <w:rPr>
                <w:ins w:id="343" w:author="Алексей Остапив" w:date="2024-12-25T00:34:00Z"/>
                <w:lang w:val="uk-UA"/>
              </w:rPr>
            </w:pPr>
            <w:ins w:id="344" w:author="Алексей Остапив" w:date="2024-12-25T00:34:00Z">
              <w:r w:rsidRPr="00D90188">
                <w:rPr>
                  <w:sz w:val="18"/>
                  <w:lang w:val="uk-UA"/>
                </w:rPr>
                <w:t xml:space="preserve">XIX </w:t>
              </w:r>
              <w:r w:rsidRPr="00D90188">
                <w:rPr>
                  <w:sz w:val="18"/>
                </w:rPr>
                <w:t>М</w:t>
              </w:r>
              <w:r w:rsidRPr="00D90188">
                <w:rPr>
                  <w:sz w:val="18"/>
                  <w:lang w:val="uk-UA"/>
                </w:rPr>
                <w:t>еждународная молодежная конференция по</w:t>
              </w:r>
              <w:r w:rsidRPr="00D90188">
                <w:rPr>
                  <w:sz w:val="18"/>
                </w:rPr>
                <w:t xml:space="preserve"> </w:t>
              </w:r>
              <w:r w:rsidRPr="00D90188">
                <w:rPr>
                  <w:sz w:val="18"/>
                  <w:lang w:val="uk-UA"/>
                </w:rPr>
                <w:t>люминесценции и лазерной физике</w:t>
              </w:r>
              <w:r w:rsidRPr="00D90188">
                <w:rPr>
                  <w:sz w:val="18"/>
                </w:rPr>
                <w:t xml:space="preserve"> </w:t>
              </w:r>
              <w:r w:rsidRPr="00D90188">
                <w:rPr>
                  <w:sz w:val="18"/>
                  <w:lang w:val="uk-UA"/>
                </w:rPr>
                <w:t>(</w:t>
              </w:r>
              <w:r w:rsidRPr="00D90188">
                <w:rPr>
                  <w:sz w:val="18"/>
                  <w:lang w:val="en-US"/>
                </w:rPr>
                <w:t>LLPH</w:t>
              </w:r>
              <w:r w:rsidRPr="00D90188">
                <w:rPr>
                  <w:sz w:val="18"/>
                  <w:lang w:val="uk-UA"/>
                </w:rPr>
                <w:t>-2023)</w:t>
              </w:r>
              <w:r w:rsidRPr="00D90188">
                <w:rPr>
                  <w:sz w:val="18"/>
                </w:rPr>
                <w:t xml:space="preserve">, Иркутск. </w:t>
              </w:r>
              <w:r w:rsidRPr="00D90188">
                <w:t xml:space="preserve"> </w:t>
              </w:r>
              <w:r w:rsidRPr="00D90188">
                <w:rPr>
                  <w:b/>
                  <w:sz w:val="18"/>
                </w:rPr>
                <w:t>Остапив А.Ю.</w:t>
              </w:r>
              <w:r w:rsidRPr="00D90188">
                <w:rPr>
                  <w:sz w:val="18"/>
                </w:rPr>
                <w:t>, «Взаимное влияние процессов одномодового и межмодового четырёхволнового смешения излучения ближнего ИК-диапазона в маломодовом оптическом волокне»</w:t>
              </w:r>
            </w:ins>
          </w:p>
          <w:p w14:paraId="7A832BBC" w14:textId="119C3BA5" w:rsidR="005E1CCC" w:rsidRDefault="005E1CCC" w:rsidP="005E1CCC">
            <w:pPr>
              <w:pStyle w:val="ab"/>
              <w:numPr>
                <w:ilvl w:val="0"/>
                <w:numId w:val="23"/>
              </w:numPr>
              <w:rPr>
                <w:ins w:id="345" w:author="Алексей Остапив" w:date="2024-12-25T00:44:00Z"/>
                <w:lang w:val="uk-UA"/>
              </w:rPr>
            </w:pPr>
            <w:ins w:id="346" w:author="Алексей Остапив" w:date="2024-12-25T00:34:00Z">
              <w:r w:rsidRPr="00D90188">
                <w:rPr>
                  <w:lang w:val="uk-UA"/>
                </w:rPr>
                <w:t xml:space="preserve">XXI Всероссийская молодежная Самарская конкурс-конференция по оптике, лазерной физике и физике плазмы, посвященная 300-летию РАН, Самара, 2023. </w:t>
              </w:r>
              <w:r w:rsidRPr="00D90188">
                <w:rPr>
                  <w:b/>
                  <w:lang w:val="uk-UA"/>
                </w:rPr>
                <w:t>А.Ю. Остапив</w:t>
              </w:r>
              <w:r w:rsidRPr="00D90188">
                <w:rPr>
                  <w:lang w:val="uk-UA"/>
                </w:rPr>
                <w:t>, В.П. Цыпкин, Г.Ю. Иванов, И.А.  Ларионов, В.А. Тыртышный, А.В. Коняшкин «Математическое моделирование и экспериментальное подтверждение взаимного влияния процессов межмодового и одномодового четырёхволнового смешения оптических импульсов ближнего ИК-диапазона в маломодовом оптическом волокне»</w:t>
              </w:r>
            </w:ins>
          </w:p>
          <w:p w14:paraId="31A8D4DA" w14:textId="44FC692D" w:rsidR="005E1CCC" w:rsidRPr="00BF3CA5" w:rsidRDefault="005E1CCC">
            <w:pPr>
              <w:pStyle w:val="ab"/>
              <w:numPr>
                <w:ilvl w:val="0"/>
                <w:numId w:val="23"/>
              </w:numPr>
              <w:rPr>
                <w:ins w:id="347" w:author="Алексей Остапив" w:date="2024-12-25T00:34:00Z"/>
                <w:lang w:val="uk-UA"/>
              </w:rPr>
            </w:pPr>
            <w:ins w:id="348" w:author="Алексей Остапив" w:date="2024-12-25T00:44:00Z">
              <w:r w:rsidRPr="0007465A">
                <w:rPr>
                  <w:lang w:val="uk-UA"/>
                </w:rPr>
                <w:t>65 Всероссийская научная конференция МФТИ</w:t>
              </w:r>
              <w:r w:rsidRPr="0007465A">
                <w:rPr>
                  <w:color w:val="000000"/>
                  <w:lang w:val="uk-UA"/>
                </w:rPr>
                <w:t xml:space="preserve">, </w:t>
              </w:r>
              <w:r w:rsidRPr="0007465A">
                <w:rPr>
                  <w:b/>
                  <w:color w:val="000000"/>
                </w:rPr>
                <w:t>А.Ю. Остапив</w:t>
              </w:r>
              <w:r w:rsidRPr="0007465A">
                <w:rPr>
                  <w:color w:val="000000"/>
                </w:rPr>
                <w:t>, Г.Ю. Иванов, И.А. Ларионов, В.А. Тыртышный, «Генерация второй гармоники излучения ближнего ИК–диапазона в маломодовых германосиликатных оптических волокнах»</w:t>
              </w:r>
            </w:ins>
          </w:p>
          <w:p w14:paraId="3F541814" w14:textId="77777777" w:rsidR="002629C7" w:rsidRPr="004566EB" w:rsidRDefault="002629C7" w:rsidP="002629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tcPrChange w:id="349" w:author="Алексей Остапив" w:date="2024-12-25T00:45:00Z">
              <w:tcPr>
                <w:tcW w:w="1446" w:type="dxa"/>
                <w:tcBorders>
                  <w:right w:val="single" w:sz="4" w:space="0" w:color="auto"/>
                </w:tcBorders>
              </w:tcPr>
            </w:tcPrChange>
          </w:tcPr>
          <w:p w14:paraId="182C7F0D" w14:textId="191492F5" w:rsidR="002629C7" w:rsidRPr="004566EB" w:rsidRDefault="004D11DB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1-</w:t>
            </w:r>
            <w:r w:rsidR="00803B98" w:rsidRPr="004566EB">
              <w:rPr>
                <w:sz w:val="22"/>
                <w:szCs w:val="22"/>
              </w:rPr>
              <w:t>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50" w:author="Алексей Остапив" w:date="2024-12-25T00:45:00Z">
              <w:tcPr>
                <w:tcW w:w="238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E12C9A5" w14:textId="77777777" w:rsidR="00D44D98" w:rsidRPr="004566EB" w:rsidRDefault="00D44D98" w:rsidP="002A24E8">
            <w:pPr>
              <w:ind w:left="631"/>
              <w:rPr>
                <w:sz w:val="22"/>
                <w:szCs w:val="22"/>
              </w:rPr>
            </w:pPr>
          </w:p>
          <w:p w14:paraId="31CEBA6D" w14:textId="61FE4F7C" w:rsidR="002629C7" w:rsidRPr="004566EB" w:rsidRDefault="002629C7" w:rsidP="002A24E8">
            <w:pPr>
              <w:ind w:left="631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__</w:t>
            </w:r>
            <w:ins w:id="351" w:author="Алексей Остапив" w:date="2024-12-25T00:44:00Z">
              <w:r w:rsidR="005E1CCC">
                <w:rPr>
                  <w:sz w:val="22"/>
                  <w:szCs w:val="22"/>
                  <w:u w:val="single"/>
                  <w:lang w:val="uk-UA"/>
                </w:rPr>
                <w:t>5</w:t>
              </w:r>
            </w:ins>
            <w:r w:rsidRPr="004566EB">
              <w:rPr>
                <w:sz w:val="22"/>
                <w:szCs w:val="22"/>
              </w:rPr>
              <w:t>___</w:t>
            </w:r>
          </w:p>
        </w:tc>
      </w:tr>
      <w:tr w:rsidR="006713D1" w:rsidRPr="004566EB" w14:paraId="4386B849" w14:textId="77777777" w:rsidTr="00BF3CA5">
        <w:trPr>
          <w:trHeight w:val="638"/>
          <w:trPrChange w:id="352" w:author="Алексей Остапив" w:date="2024-12-25T00:45:00Z">
            <w:trPr>
              <w:trHeight w:val="638"/>
            </w:trPr>
          </w:trPrChange>
        </w:trPr>
        <w:tc>
          <w:tcPr>
            <w:tcW w:w="751" w:type="dxa"/>
            <w:tcPrChange w:id="353" w:author="Алексей Остапив" w:date="2024-12-25T00:45:00Z">
              <w:tcPr>
                <w:tcW w:w="751" w:type="dxa"/>
              </w:tcPr>
            </w:tcPrChange>
          </w:tcPr>
          <w:p w14:paraId="468DE2D0" w14:textId="77777777" w:rsidR="002629C7" w:rsidRPr="004566EB" w:rsidRDefault="00D44D98" w:rsidP="002629C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1.1.8</w:t>
            </w:r>
          </w:p>
        </w:tc>
        <w:tc>
          <w:tcPr>
            <w:tcW w:w="2759" w:type="dxa"/>
            <w:tcPrChange w:id="354" w:author="Алексей Остапив" w:date="2024-12-25T00:45:00Z">
              <w:tcPr>
                <w:tcW w:w="2759" w:type="dxa"/>
              </w:tcPr>
            </w:tcPrChange>
          </w:tcPr>
          <w:p w14:paraId="4C43228C" w14:textId="2D51BFA1" w:rsidR="002629C7" w:rsidRPr="004566EB" w:rsidRDefault="002629C7" w:rsidP="004D11D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Участие в научном семинаре структурного подразделения с докладом о результатах научной </w:t>
            </w:r>
            <w:r w:rsidRPr="00CC637E">
              <w:rPr>
                <w:sz w:val="22"/>
                <w:szCs w:val="22"/>
              </w:rPr>
              <w:t xml:space="preserve">деятельности, представление </w:t>
            </w:r>
            <w:r w:rsidR="004D11DB" w:rsidRPr="00CC637E">
              <w:rPr>
                <w:sz w:val="22"/>
                <w:szCs w:val="22"/>
              </w:rPr>
              <w:t>о</w:t>
            </w:r>
            <w:r w:rsidRPr="00CC637E">
              <w:rPr>
                <w:sz w:val="22"/>
                <w:szCs w:val="22"/>
              </w:rPr>
              <w:t>тчета о научн</w:t>
            </w:r>
            <w:r w:rsidR="004D11DB" w:rsidRPr="00CC637E">
              <w:rPr>
                <w:sz w:val="22"/>
                <w:szCs w:val="22"/>
              </w:rPr>
              <w:t>ой деятельности</w:t>
            </w:r>
            <w:r w:rsidRPr="004566EB">
              <w:rPr>
                <w:sz w:val="22"/>
                <w:szCs w:val="22"/>
              </w:rPr>
              <w:t xml:space="preserve"> </w:t>
            </w:r>
          </w:p>
        </w:tc>
        <w:tc>
          <w:tcPr>
            <w:tcW w:w="3431" w:type="dxa"/>
            <w:tcPrChange w:id="355" w:author="Алексей Остапив" w:date="2024-12-25T00:45:00Z">
              <w:tcPr>
                <w:tcW w:w="3261" w:type="dxa"/>
                <w:gridSpan w:val="2"/>
              </w:tcPr>
            </w:tcPrChange>
          </w:tcPr>
          <w:p w14:paraId="46913EA8" w14:textId="3F15845F" w:rsidR="002629C7" w:rsidRPr="004566EB" w:rsidRDefault="00CC7BEC" w:rsidP="002629C7">
            <w:pPr>
              <w:jc w:val="center"/>
              <w:rPr>
                <w:sz w:val="22"/>
                <w:szCs w:val="22"/>
              </w:rPr>
            </w:pPr>
            <w:ins w:id="356" w:author="Алексей Остапив" w:date="2024-12-25T00:31:00Z">
              <w:r>
                <w:rPr>
                  <w:sz w:val="22"/>
                  <w:szCs w:val="22"/>
                </w:rPr>
                <w:t>2 доклада на научных семинарах кафедры фотоники</w:t>
              </w:r>
            </w:ins>
          </w:p>
        </w:tc>
        <w:tc>
          <w:tcPr>
            <w:tcW w:w="1276" w:type="dxa"/>
            <w:tcBorders>
              <w:right w:val="single" w:sz="4" w:space="0" w:color="auto"/>
            </w:tcBorders>
            <w:tcPrChange w:id="357" w:author="Алексей Остапив" w:date="2024-12-25T00:45:00Z">
              <w:tcPr>
                <w:tcW w:w="1446" w:type="dxa"/>
                <w:tcBorders>
                  <w:right w:val="single" w:sz="4" w:space="0" w:color="auto"/>
                </w:tcBorders>
              </w:tcPr>
            </w:tcPrChange>
          </w:tcPr>
          <w:p w14:paraId="4D1D9F27" w14:textId="55F7B374" w:rsidR="002629C7" w:rsidRPr="004566EB" w:rsidRDefault="004D11DB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</w:t>
            </w:r>
            <w:r w:rsidR="00D44D98" w:rsidRPr="004566EB">
              <w:rPr>
                <w:sz w:val="22"/>
                <w:szCs w:val="22"/>
              </w:rPr>
              <w:t>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58" w:author="Алексей Остапив" w:date="2024-12-25T00:45:00Z">
              <w:tcPr>
                <w:tcW w:w="238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46F7922" w14:textId="5DD92DBA" w:rsidR="002629C7" w:rsidRPr="004566EB" w:rsidRDefault="00BF3CA5" w:rsidP="002629C7">
            <w:pPr>
              <w:rPr>
                <w:sz w:val="22"/>
                <w:szCs w:val="22"/>
              </w:rPr>
            </w:pPr>
            <w:ins w:id="359" w:author="Алексей Остапив" w:date="2024-12-25T00:46:00Z">
              <w:r>
                <w:rPr>
                  <w:sz w:val="22"/>
                  <w:szCs w:val="22"/>
                  <w:lang w:val="uk-UA"/>
                </w:rPr>
                <w:t>Доклады произведен</w:t>
              </w:r>
              <w:r>
                <w:rPr>
                  <w:sz w:val="22"/>
                  <w:szCs w:val="22"/>
                </w:rPr>
                <w:t>ы</w:t>
              </w:r>
            </w:ins>
          </w:p>
        </w:tc>
      </w:tr>
    </w:tbl>
    <w:p w14:paraId="6594C980" w14:textId="77777777" w:rsidR="00BF3CA5" w:rsidRPr="004566EB" w:rsidRDefault="00BF3CA5" w:rsidP="00BF3CA5">
      <w:pPr>
        <w:spacing w:line="360" w:lineRule="auto"/>
        <w:rPr>
          <w:ins w:id="360" w:author="Алексей Остапив" w:date="2024-12-25T00:46:00Z"/>
          <w:sz w:val="24"/>
          <w:szCs w:val="24"/>
        </w:rPr>
      </w:pPr>
      <w:ins w:id="361" w:author="Алексей Остапив" w:date="2024-12-25T00:46:00Z">
        <w:r w:rsidRPr="004566EB">
          <w:rPr>
            <w:sz w:val="24"/>
            <w:szCs w:val="24"/>
          </w:rPr>
          <w:t>Аспирант     __________________ /</w:t>
        </w:r>
        <w:r>
          <w:rPr>
            <w:sz w:val="24"/>
            <w:szCs w:val="24"/>
          </w:rPr>
          <w:t>Остапив А.Ю.</w:t>
        </w:r>
        <w:r w:rsidRPr="004566EB">
          <w:rPr>
            <w:sz w:val="24"/>
            <w:szCs w:val="24"/>
          </w:rPr>
          <w:t xml:space="preserve">  </w:t>
        </w:r>
        <w:r w:rsidRPr="004566EB">
          <w:rPr>
            <w:sz w:val="22"/>
            <w:szCs w:val="22"/>
          </w:rPr>
          <w:t xml:space="preserve">дата составления </w:t>
        </w:r>
        <w:r>
          <w:rPr>
            <w:sz w:val="22"/>
            <w:szCs w:val="22"/>
          </w:rPr>
          <w:t>15.05.2023</w:t>
        </w:r>
      </w:ins>
    </w:p>
    <w:p w14:paraId="18031D27" w14:textId="77777777" w:rsidR="00BF3CA5" w:rsidRPr="004566EB" w:rsidRDefault="00BF3CA5" w:rsidP="00BF3CA5">
      <w:pPr>
        <w:spacing w:line="360" w:lineRule="auto"/>
        <w:rPr>
          <w:ins w:id="362" w:author="Алексей Остапив" w:date="2024-12-25T00:46:00Z"/>
          <w:sz w:val="24"/>
          <w:szCs w:val="24"/>
        </w:rPr>
      </w:pPr>
      <w:ins w:id="363" w:author="Алексей Остапив" w:date="2024-12-25T00:46:00Z">
        <w:r w:rsidRPr="004566EB">
          <w:rPr>
            <w:sz w:val="24"/>
            <w:szCs w:val="24"/>
          </w:rPr>
          <w:t>Научный руководитель ____________________ /</w:t>
        </w:r>
        <w:r>
          <w:rPr>
            <w:sz w:val="24"/>
            <w:szCs w:val="24"/>
          </w:rPr>
          <w:t>Коняшкин А.В.</w:t>
        </w:r>
      </w:ins>
    </w:p>
    <w:p w14:paraId="4A8218FD" w14:textId="77777777" w:rsidR="00BF3CA5" w:rsidRDefault="00BF3CA5" w:rsidP="00BF3CA5">
      <w:pPr>
        <w:rPr>
          <w:ins w:id="364" w:author="Алексей Остапив" w:date="2024-12-25T00:46:00Z"/>
          <w:sz w:val="22"/>
          <w:szCs w:val="22"/>
        </w:rPr>
      </w:pPr>
      <w:ins w:id="365" w:author="Алексей Остапив" w:date="2024-12-25T00:46:00Z">
        <w:r w:rsidRPr="004566EB">
          <w:rPr>
            <w:sz w:val="22"/>
            <w:szCs w:val="22"/>
          </w:rPr>
          <w:t>Заведующий кафедрой ____________</w:t>
        </w:r>
        <w:r>
          <w:rPr>
            <w:sz w:val="22"/>
            <w:szCs w:val="22"/>
          </w:rPr>
          <w:t>_____</w:t>
        </w:r>
        <w:r w:rsidRPr="004566EB">
          <w:rPr>
            <w:sz w:val="22"/>
            <w:szCs w:val="22"/>
          </w:rPr>
          <w:t>_ /</w:t>
        </w:r>
        <w:r>
          <w:rPr>
            <w:sz w:val="22"/>
            <w:szCs w:val="22"/>
          </w:rPr>
          <w:t>Рябушкин О.А.</w:t>
        </w:r>
        <w:r w:rsidRPr="004566EB">
          <w:rPr>
            <w:sz w:val="22"/>
            <w:szCs w:val="22"/>
          </w:rPr>
          <w:t xml:space="preserve">____ </w:t>
        </w:r>
      </w:ins>
    </w:p>
    <w:p w14:paraId="2258A56F" w14:textId="296A4E4C" w:rsidR="00D9110A" w:rsidRPr="004566EB" w:rsidDel="00BF3CA5" w:rsidRDefault="00D9110A" w:rsidP="00D9110A">
      <w:pPr>
        <w:spacing w:line="360" w:lineRule="auto"/>
        <w:rPr>
          <w:del w:id="366" w:author="Алексей Остапив" w:date="2024-12-25T00:46:00Z"/>
          <w:sz w:val="24"/>
          <w:szCs w:val="24"/>
        </w:rPr>
      </w:pPr>
      <w:del w:id="367" w:author="Алексей Остапив" w:date="2024-12-25T00:46:00Z">
        <w:r w:rsidRPr="004566EB" w:rsidDel="00BF3CA5">
          <w:rPr>
            <w:sz w:val="24"/>
            <w:szCs w:val="24"/>
          </w:rPr>
          <w:delText>Аспирант     ______</w:delText>
        </w:r>
        <w:r w:rsidR="00F1579F" w:rsidRPr="004566EB" w:rsidDel="00BF3CA5">
          <w:rPr>
            <w:sz w:val="24"/>
            <w:szCs w:val="24"/>
          </w:rPr>
          <w:delText>____________ /</w:delText>
        </w:r>
        <w:r w:rsidR="000D0044" w:rsidDel="00BF3CA5">
          <w:rPr>
            <w:sz w:val="24"/>
            <w:szCs w:val="24"/>
          </w:rPr>
          <w:delText>Остапив А.Ю.</w:delText>
        </w:r>
        <w:r w:rsidR="00F1579F" w:rsidRPr="004566EB" w:rsidDel="00BF3CA5">
          <w:rPr>
            <w:sz w:val="24"/>
            <w:szCs w:val="24"/>
          </w:rPr>
          <w:delText xml:space="preserve">  </w:delText>
        </w:r>
        <w:r w:rsidR="00F1579F" w:rsidRPr="004566EB" w:rsidDel="00BF3CA5">
          <w:rPr>
            <w:sz w:val="22"/>
            <w:szCs w:val="22"/>
          </w:rPr>
          <w:delText xml:space="preserve">дата составления </w:delText>
        </w:r>
        <w:r w:rsidR="000D0044" w:rsidDel="00BF3CA5">
          <w:rPr>
            <w:sz w:val="22"/>
            <w:szCs w:val="22"/>
          </w:rPr>
          <w:delText>30.09.2022</w:delText>
        </w:r>
      </w:del>
    </w:p>
    <w:p w14:paraId="3DCF4FCB" w14:textId="5D03509B" w:rsidR="00D9110A" w:rsidRPr="004566EB" w:rsidDel="00BF3CA5" w:rsidRDefault="00D9110A" w:rsidP="00D9110A">
      <w:pPr>
        <w:spacing w:line="360" w:lineRule="auto"/>
        <w:rPr>
          <w:del w:id="368" w:author="Алексей Остапив" w:date="2024-12-25T00:46:00Z"/>
          <w:sz w:val="24"/>
          <w:szCs w:val="24"/>
        </w:rPr>
      </w:pPr>
      <w:del w:id="369" w:author="Алексей Остапив" w:date="2024-12-25T00:46:00Z">
        <w:r w:rsidRPr="004566EB" w:rsidDel="00BF3CA5">
          <w:rPr>
            <w:sz w:val="24"/>
            <w:szCs w:val="24"/>
          </w:rPr>
          <w:delText>Научный руководитель ____________________</w:delText>
        </w:r>
        <w:r w:rsidR="00F1579F" w:rsidRPr="004566EB" w:rsidDel="00BF3CA5">
          <w:rPr>
            <w:sz w:val="24"/>
            <w:szCs w:val="24"/>
          </w:rPr>
          <w:delText xml:space="preserve"> /</w:delText>
        </w:r>
        <w:r w:rsidR="000D0044" w:rsidDel="00BF3CA5">
          <w:rPr>
            <w:sz w:val="24"/>
            <w:szCs w:val="24"/>
          </w:rPr>
          <w:delText>Коняшкин А.В.</w:delText>
        </w:r>
      </w:del>
    </w:p>
    <w:p w14:paraId="5F6475FF" w14:textId="10F36C77" w:rsidR="005E1CCC" w:rsidRDefault="00341DB6">
      <w:pPr>
        <w:spacing w:after="160" w:line="259" w:lineRule="auto"/>
        <w:rPr>
          <w:ins w:id="370" w:author="Алексей Остапив" w:date="2024-12-25T00:36:00Z"/>
          <w:sz w:val="22"/>
          <w:szCs w:val="22"/>
        </w:rPr>
      </w:pPr>
      <w:del w:id="371" w:author="Алексей Остапив" w:date="2024-12-25T00:46:00Z">
        <w:r w:rsidRPr="004566EB" w:rsidDel="00BF3CA5">
          <w:rPr>
            <w:sz w:val="22"/>
            <w:szCs w:val="22"/>
          </w:rPr>
          <w:delText>Заведующий кафедрой ____________</w:delText>
        </w:r>
        <w:r w:rsidR="009B7D05" w:rsidDel="00BF3CA5">
          <w:rPr>
            <w:sz w:val="22"/>
            <w:szCs w:val="22"/>
          </w:rPr>
          <w:delText>_____</w:delText>
        </w:r>
        <w:r w:rsidRPr="004566EB" w:rsidDel="00BF3CA5">
          <w:rPr>
            <w:sz w:val="22"/>
            <w:szCs w:val="22"/>
          </w:rPr>
          <w:delText>_ /</w:delText>
        </w:r>
        <w:r w:rsidR="000D0044" w:rsidDel="00BF3CA5">
          <w:rPr>
            <w:sz w:val="22"/>
            <w:szCs w:val="22"/>
          </w:rPr>
          <w:delText>Рябушкин О.А.</w:delText>
        </w:r>
        <w:r w:rsidRPr="004566EB" w:rsidDel="00BF3CA5">
          <w:rPr>
            <w:sz w:val="22"/>
            <w:szCs w:val="22"/>
          </w:rPr>
          <w:delText xml:space="preserve">____ </w:delText>
        </w:r>
      </w:del>
      <w:ins w:id="372" w:author="Алексей Остапив" w:date="2024-12-25T00:36:00Z">
        <w:r w:rsidR="005E1CCC">
          <w:rPr>
            <w:sz w:val="22"/>
            <w:szCs w:val="22"/>
          </w:rPr>
          <w:br w:type="page"/>
        </w:r>
      </w:ins>
    </w:p>
    <w:p w14:paraId="09BDEA05" w14:textId="77777777" w:rsidR="005E1CCC" w:rsidRDefault="005E1CCC" w:rsidP="00341DB6">
      <w:pPr>
        <w:rPr>
          <w:sz w:val="22"/>
          <w:szCs w:val="22"/>
        </w:rPr>
      </w:pPr>
    </w:p>
    <w:p w14:paraId="67135F67" w14:textId="1BB07A25" w:rsidR="004F2F77" w:rsidRPr="00CC637E" w:rsidRDefault="004F2F77" w:rsidP="00EC7A2D">
      <w:pPr>
        <w:pStyle w:val="ab"/>
        <w:spacing w:after="200" w:line="276" w:lineRule="auto"/>
        <w:ind w:left="666"/>
        <w:jc w:val="center"/>
        <w:rPr>
          <w:b/>
          <w:sz w:val="24"/>
          <w:szCs w:val="24"/>
        </w:rPr>
      </w:pPr>
      <w:r w:rsidRPr="00CC637E">
        <w:rPr>
          <w:b/>
          <w:sz w:val="24"/>
          <w:szCs w:val="24"/>
        </w:rPr>
        <w:t>ПЛАН ВЫПОЛНЕНИЯ НАУЧН</w:t>
      </w:r>
      <w:r w:rsidR="003762AD" w:rsidRPr="00CC637E">
        <w:rPr>
          <w:b/>
          <w:sz w:val="24"/>
          <w:szCs w:val="24"/>
        </w:rPr>
        <w:t>ОГО</w:t>
      </w:r>
      <w:r w:rsidRPr="00CC637E">
        <w:rPr>
          <w:b/>
          <w:sz w:val="24"/>
          <w:szCs w:val="24"/>
        </w:rPr>
        <w:t xml:space="preserve"> ИССЛЕДОВАНИ</w:t>
      </w:r>
      <w:r w:rsidR="003762AD" w:rsidRPr="00CC637E">
        <w:rPr>
          <w:b/>
          <w:sz w:val="24"/>
          <w:szCs w:val="24"/>
        </w:rPr>
        <w:t>Я</w:t>
      </w:r>
    </w:p>
    <w:p w14:paraId="6D3FEEF2" w14:textId="2BF2FD32" w:rsidR="001527DC" w:rsidRPr="00CC637E" w:rsidRDefault="001527DC" w:rsidP="004F2F77">
      <w:pPr>
        <w:pStyle w:val="ab"/>
        <w:spacing w:after="200" w:line="276" w:lineRule="auto"/>
        <w:ind w:left="666"/>
        <w:jc w:val="center"/>
        <w:rPr>
          <w:b/>
          <w:sz w:val="24"/>
          <w:szCs w:val="24"/>
        </w:rPr>
      </w:pPr>
      <w:r w:rsidRPr="00CC637E">
        <w:rPr>
          <w:b/>
          <w:sz w:val="24"/>
          <w:szCs w:val="24"/>
        </w:rPr>
        <w:t>В</w:t>
      </w:r>
      <w:r w:rsidR="00375F2E" w:rsidRPr="00CC637E">
        <w:rPr>
          <w:b/>
          <w:sz w:val="24"/>
          <w:szCs w:val="24"/>
        </w:rPr>
        <w:t>ТОР</w:t>
      </w:r>
      <w:r w:rsidRPr="00CC637E">
        <w:rPr>
          <w:b/>
          <w:sz w:val="24"/>
          <w:szCs w:val="24"/>
        </w:rPr>
        <w:t>О</w:t>
      </w:r>
      <w:r w:rsidR="003762AD" w:rsidRPr="00CC637E">
        <w:rPr>
          <w:b/>
          <w:sz w:val="24"/>
          <w:szCs w:val="24"/>
        </w:rPr>
        <w:t>Й ГОД</w:t>
      </w:r>
      <w:r w:rsidRPr="00CC637E">
        <w:rPr>
          <w:b/>
          <w:sz w:val="24"/>
          <w:szCs w:val="24"/>
        </w:rPr>
        <w:t xml:space="preserve"> ОБУЧЕНИЯ</w:t>
      </w:r>
    </w:p>
    <w:tbl>
      <w:tblPr>
        <w:tblStyle w:val="a5"/>
        <w:tblW w:w="10598" w:type="dxa"/>
        <w:tblLook w:val="04A0" w:firstRow="1" w:lastRow="0" w:firstColumn="1" w:lastColumn="0" w:noHBand="0" w:noVBand="1"/>
      </w:tblPr>
      <w:tblGrid>
        <w:gridCol w:w="751"/>
        <w:gridCol w:w="2759"/>
        <w:gridCol w:w="3243"/>
        <w:gridCol w:w="1464"/>
        <w:gridCol w:w="2381"/>
      </w:tblGrid>
      <w:tr w:rsidR="004566EB" w:rsidRPr="00CC637E" w14:paraId="3CF44F20" w14:textId="77777777" w:rsidTr="00FE637E">
        <w:tc>
          <w:tcPr>
            <w:tcW w:w="751" w:type="dxa"/>
            <w:vAlign w:val="center"/>
          </w:tcPr>
          <w:p w14:paraId="48BEB5C5" w14:textId="77777777" w:rsidR="00BB5DAC" w:rsidRPr="00CC637E" w:rsidRDefault="00BB5DAC" w:rsidP="00BB5DAC">
            <w:pPr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759" w:type="dxa"/>
            <w:vAlign w:val="center"/>
          </w:tcPr>
          <w:p w14:paraId="57502A25" w14:textId="77777777" w:rsidR="00BB5DAC" w:rsidRPr="00CC637E" w:rsidRDefault="00BB5DAC" w:rsidP="00C73DB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Наименование работы</w:t>
            </w:r>
          </w:p>
        </w:tc>
        <w:tc>
          <w:tcPr>
            <w:tcW w:w="3243" w:type="dxa"/>
          </w:tcPr>
          <w:p w14:paraId="3740A28D" w14:textId="77777777" w:rsidR="003762AD" w:rsidRPr="00CC637E" w:rsidRDefault="003762AD" w:rsidP="00C73DBE">
            <w:pPr>
              <w:jc w:val="center"/>
              <w:rPr>
                <w:b/>
                <w:sz w:val="22"/>
                <w:szCs w:val="22"/>
              </w:rPr>
            </w:pPr>
          </w:p>
          <w:p w14:paraId="396DB6A4" w14:textId="41F0357C" w:rsidR="00BB5DAC" w:rsidRPr="00CC637E" w:rsidRDefault="00BB5DAC" w:rsidP="00C73DB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Краткое содержание работы</w:t>
            </w:r>
          </w:p>
        </w:tc>
        <w:tc>
          <w:tcPr>
            <w:tcW w:w="1464" w:type="dxa"/>
            <w:vAlign w:val="center"/>
          </w:tcPr>
          <w:p w14:paraId="41048C51" w14:textId="77777777" w:rsidR="00BB5DAC" w:rsidRPr="00CC637E" w:rsidRDefault="00BB5DAC" w:rsidP="00C73DB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Период выполнения</w:t>
            </w:r>
          </w:p>
        </w:tc>
        <w:tc>
          <w:tcPr>
            <w:tcW w:w="2381" w:type="dxa"/>
            <w:vAlign w:val="center"/>
          </w:tcPr>
          <w:p w14:paraId="6687D7FD" w14:textId="77777777" w:rsidR="00FE637E" w:rsidRPr="00CC637E" w:rsidRDefault="00FE637E" w:rsidP="00FE637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Отметка о выполнении,</w:t>
            </w:r>
          </w:p>
          <w:p w14:paraId="0475F994" w14:textId="77777777" w:rsidR="00BB5DAC" w:rsidRPr="00CC637E" w:rsidRDefault="00FE637E" w:rsidP="00FE637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 xml:space="preserve"> виза научного руководителя</w:t>
            </w:r>
          </w:p>
        </w:tc>
      </w:tr>
      <w:tr w:rsidR="004566EB" w:rsidRPr="00CC637E" w14:paraId="2E1B978D" w14:textId="77777777" w:rsidTr="00FE637E">
        <w:trPr>
          <w:trHeight w:val="481"/>
        </w:trPr>
        <w:tc>
          <w:tcPr>
            <w:tcW w:w="751" w:type="dxa"/>
          </w:tcPr>
          <w:p w14:paraId="038C467C" w14:textId="77777777" w:rsidR="00BB5DAC" w:rsidRPr="00CC637E" w:rsidRDefault="00BB5DAC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3778BDF1" w14:textId="13D554B4" w:rsidR="00BB5DAC" w:rsidRPr="00CC637E" w:rsidRDefault="00BB5DAC" w:rsidP="003762AD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Научны</w:t>
            </w:r>
            <w:r w:rsidR="003762AD" w:rsidRPr="00CC637E">
              <w:rPr>
                <w:b/>
                <w:sz w:val="22"/>
                <w:szCs w:val="22"/>
              </w:rPr>
              <w:t>й компонент</w:t>
            </w:r>
          </w:p>
        </w:tc>
      </w:tr>
      <w:tr w:rsidR="004566EB" w:rsidRPr="00CC637E" w14:paraId="2F4485B4" w14:textId="77777777" w:rsidTr="00FE637E">
        <w:trPr>
          <w:trHeight w:val="638"/>
        </w:trPr>
        <w:tc>
          <w:tcPr>
            <w:tcW w:w="751" w:type="dxa"/>
          </w:tcPr>
          <w:p w14:paraId="7391BD42" w14:textId="77777777" w:rsidR="00BB5DAC" w:rsidRPr="00CC637E" w:rsidRDefault="00BB5DAC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3916804B" w14:textId="6372E9A7" w:rsidR="00BB5DAC" w:rsidRPr="00CC637E" w:rsidRDefault="003762AD" w:rsidP="00BB5DAC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Научная деятельность и подготовка текста диссертации</w:t>
            </w:r>
          </w:p>
        </w:tc>
      </w:tr>
      <w:tr w:rsidR="004566EB" w:rsidRPr="00CC637E" w14:paraId="0333D5C4" w14:textId="77777777" w:rsidTr="00FE637E">
        <w:trPr>
          <w:trHeight w:val="638"/>
        </w:trPr>
        <w:tc>
          <w:tcPr>
            <w:tcW w:w="751" w:type="dxa"/>
          </w:tcPr>
          <w:p w14:paraId="72CA16AA" w14:textId="77777777" w:rsidR="00BB5DAC" w:rsidRPr="00CC637E" w:rsidRDefault="00006657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1.1.1</w:t>
            </w:r>
          </w:p>
        </w:tc>
        <w:tc>
          <w:tcPr>
            <w:tcW w:w="2759" w:type="dxa"/>
          </w:tcPr>
          <w:p w14:paraId="4DD47483" w14:textId="77777777" w:rsidR="00BB5DAC" w:rsidRPr="00CC637E" w:rsidRDefault="00BB5DAC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Подбор и  изучение публикаций по теме научного исследования</w:t>
            </w:r>
          </w:p>
        </w:tc>
        <w:tc>
          <w:tcPr>
            <w:tcW w:w="3243" w:type="dxa"/>
          </w:tcPr>
          <w:p w14:paraId="6A86B010" w14:textId="7D20F035" w:rsidR="00BB5DAC" w:rsidRPr="00CC637E" w:rsidRDefault="005E1CCC" w:rsidP="00BB5DAC">
            <w:pPr>
              <w:rPr>
                <w:sz w:val="22"/>
                <w:szCs w:val="22"/>
              </w:rPr>
            </w:pPr>
            <w:ins w:id="373" w:author="Алексей Остапив" w:date="2024-12-25T00:37:00Z">
              <w:r>
                <w:rPr>
                  <w:sz w:val="22"/>
                  <w:szCs w:val="22"/>
                </w:rPr>
                <w:t>Подходы к обработке температурных кинетик нелинейно-оптических кристаллов для определения коэффициентов оптического поглощения</w:t>
              </w:r>
            </w:ins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4C1D33EC" w14:textId="77777777" w:rsidR="00BB5DAC" w:rsidRPr="00CC637E" w:rsidRDefault="00900F6D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 xml:space="preserve">3-4 </w:t>
            </w:r>
            <w:r w:rsidR="00BB5DAC" w:rsidRPr="00CC637E">
              <w:rPr>
                <w:sz w:val="22"/>
                <w:szCs w:val="22"/>
              </w:rPr>
              <w:t>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C3F9" w14:textId="282263E8" w:rsidR="00BB5DAC" w:rsidRPr="005E1CCC" w:rsidRDefault="005E1CCC" w:rsidP="00BB5DAC">
            <w:pPr>
              <w:rPr>
                <w:sz w:val="22"/>
                <w:szCs w:val="22"/>
              </w:rPr>
            </w:pPr>
            <w:ins w:id="374" w:author="Алексей Остапив" w:date="2024-12-25T00:36:00Z">
              <w:r>
                <w:rPr>
                  <w:sz w:val="22"/>
                  <w:szCs w:val="22"/>
                  <w:lang w:val="uk-UA"/>
                </w:rPr>
                <w:t>В</w:t>
              </w:r>
              <w:r>
                <w:rPr>
                  <w:sz w:val="22"/>
                  <w:szCs w:val="22"/>
                </w:rPr>
                <w:t>ыполнено</w:t>
              </w:r>
            </w:ins>
          </w:p>
        </w:tc>
      </w:tr>
      <w:tr w:rsidR="004566EB" w:rsidRPr="004566EB" w14:paraId="7D682858" w14:textId="77777777" w:rsidTr="00FE637E">
        <w:trPr>
          <w:trHeight w:val="638"/>
        </w:trPr>
        <w:tc>
          <w:tcPr>
            <w:tcW w:w="751" w:type="dxa"/>
          </w:tcPr>
          <w:p w14:paraId="769C7D6B" w14:textId="77777777" w:rsidR="00BB5DAC" w:rsidRPr="00CC637E" w:rsidRDefault="00BB5DAC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</w:t>
            </w:r>
            <w:r w:rsidR="00006657" w:rsidRPr="00CC637E">
              <w:rPr>
                <w:sz w:val="22"/>
                <w:szCs w:val="22"/>
              </w:rPr>
              <w:t>.2</w:t>
            </w:r>
          </w:p>
        </w:tc>
        <w:tc>
          <w:tcPr>
            <w:tcW w:w="2759" w:type="dxa"/>
          </w:tcPr>
          <w:p w14:paraId="6C845B12" w14:textId="77777777" w:rsidR="00BB5DAC" w:rsidRPr="00CC637E" w:rsidRDefault="00BB5DAC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Работа над теоретической частью</w:t>
            </w:r>
            <w:r w:rsidRPr="00CC637E">
              <w:rPr>
                <w:sz w:val="22"/>
                <w:szCs w:val="22"/>
                <w:vertAlign w:val="superscript"/>
              </w:rPr>
              <w:footnoteReference w:id="9"/>
            </w:r>
            <w:r w:rsidRPr="00CC637E">
              <w:rPr>
                <w:sz w:val="22"/>
                <w:szCs w:val="22"/>
              </w:rPr>
              <w:t>:</w:t>
            </w:r>
          </w:p>
          <w:p w14:paraId="2CA6B35B" w14:textId="77777777" w:rsidR="00BB5DAC" w:rsidRPr="00CC637E" w:rsidRDefault="00BB5DAC" w:rsidP="00BB5DAC">
            <w:pPr>
              <w:rPr>
                <w:sz w:val="22"/>
                <w:szCs w:val="22"/>
              </w:rPr>
            </w:pPr>
          </w:p>
          <w:p w14:paraId="123B809B" w14:textId="77777777" w:rsidR="00BB5DAC" w:rsidRPr="00CC637E" w:rsidRDefault="00BB5DAC" w:rsidP="00BB5DAC">
            <w:pPr>
              <w:rPr>
                <w:sz w:val="22"/>
                <w:szCs w:val="22"/>
              </w:rPr>
            </w:pPr>
          </w:p>
          <w:p w14:paraId="0FC165EC" w14:textId="77777777" w:rsidR="00BB5DAC" w:rsidRPr="00CC637E" w:rsidRDefault="00BB5DAC" w:rsidP="00BB5DAC">
            <w:pPr>
              <w:rPr>
                <w:sz w:val="22"/>
                <w:szCs w:val="22"/>
              </w:rPr>
            </w:pPr>
          </w:p>
          <w:p w14:paraId="096FB746" w14:textId="77777777" w:rsidR="00BB5DAC" w:rsidRPr="00CC637E" w:rsidRDefault="00BB5DAC" w:rsidP="00BB5DAC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</w:tcPr>
          <w:p w14:paraId="1DD6B62C" w14:textId="2ECB68F9" w:rsidR="00BB5DAC" w:rsidRPr="00CC637E" w:rsidDel="005E1CCC" w:rsidRDefault="00BB5DAC" w:rsidP="00BB5DAC">
            <w:pPr>
              <w:rPr>
                <w:del w:id="375" w:author="Алексей Остапив" w:date="2024-12-25T00:37:00Z"/>
                <w:sz w:val="22"/>
                <w:szCs w:val="22"/>
              </w:rPr>
            </w:pPr>
          </w:p>
          <w:p w14:paraId="5117833C" w14:textId="4C86DC6B" w:rsidR="00006657" w:rsidRPr="00CC637E" w:rsidDel="005E1CCC" w:rsidRDefault="00006657" w:rsidP="00BB5DAC">
            <w:pPr>
              <w:rPr>
                <w:del w:id="376" w:author="Алексей Остапив" w:date="2024-12-25T00:37:00Z"/>
                <w:sz w:val="22"/>
                <w:szCs w:val="22"/>
              </w:rPr>
            </w:pPr>
          </w:p>
          <w:p w14:paraId="0E12790E" w14:textId="6CC2C50B" w:rsidR="00006657" w:rsidRPr="00CC637E" w:rsidDel="005E1CCC" w:rsidRDefault="00006657" w:rsidP="00BB5DAC">
            <w:pPr>
              <w:rPr>
                <w:del w:id="377" w:author="Алексей Остапив" w:date="2024-12-25T00:37:00Z"/>
                <w:sz w:val="22"/>
                <w:szCs w:val="22"/>
              </w:rPr>
            </w:pPr>
          </w:p>
          <w:p w14:paraId="75BAC2E8" w14:textId="070E1E7A" w:rsidR="00006657" w:rsidRPr="00CC637E" w:rsidDel="005E1CCC" w:rsidRDefault="00006657" w:rsidP="00BB5DAC">
            <w:pPr>
              <w:rPr>
                <w:del w:id="378" w:author="Алексей Остапив" w:date="2024-12-25T00:37:00Z"/>
                <w:sz w:val="22"/>
                <w:szCs w:val="22"/>
              </w:rPr>
            </w:pPr>
          </w:p>
          <w:p w14:paraId="18D440A9" w14:textId="43B3DBF4" w:rsidR="00006657" w:rsidRPr="00CC637E" w:rsidDel="005E1CCC" w:rsidRDefault="00006657" w:rsidP="00BB5DAC">
            <w:pPr>
              <w:rPr>
                <w:del w:id="379" w:author="Алексей Остапив" w:date="2024-12-25T00:37:00Z"/>
                <w:sz w:val="22"/>
                <w:szCs w:val="22"/>
              </w:rPr>
            </w:pPr>
          </w:p>
          <w:p w14:paraId="21C148F8" w14:textId="6609EADE" w:rsidR="00006657" w:rsidRPr="00CC637E" w:rsidDel="005E1CCC" w:rsidRDefault="00006657" w:rsidP="00BB5DAC">
            <w:pPr>
              <w:rPr>
                <w:del w:id="380" w:author="Алексей Остапив" w:date="2024-12-25T00:37:00Z"/>
                <w:sz w:val="22"/>
                <w:szCs w:val="22"/>
              </w:rPr>
            </w:pPr>
          </w:p>
          <w:p w14:paraId="0F192711" w14:textId="25842E93" w:rsidR="00006657" w:rsidRPr="00CC637E" w:rsidDel="005E1CCC" w:rsidRDefault="00006657" w:rsidP="00BB5DAC">
            <w:pPr>
              <w:rPr>
                <w:del w:id="381" w:author="Алексей Остапив" w:date="2024-12-25T00:38:00Z"/>
                <w:sz w:val="22"/>
                <w:szCs w:val="22"/>
              </w:rPr>
            </w:pPr>
          </w:p>
          <w:p w14:paraId="52FC69E7" w14:textId="2779354C" w:rsidR="00006657" w:rsidRDefault="005E1CCC" w:rsidP="00BB5DAC">
            <w:pPr>
              <w:rPr>
                <w:ins w:id="382" w:author="Алексей Остапив" w:date="2024-12-25T00:38:00Z"/>
                <w:sz w:val="22"/>
                <w:szCs w:val="22"/>
              </w:rPr>
            </w:pPr>
            <w:ins w:id="383" w:author="Алексей Остапив" w:date="2024-12-25T00:38:00Z">
              <w:r>
                <w:rPr>
                  <w:sz w:val="22"/>
                  <w:szCs w:val="22"/>
                </w:rPr>
                <w:t>Влияние погрешностей измеряемых величин для различных методов обработки</w:t>
              </w:r>
            </w:ins>
          </w:p>
          <w:p w14:paraId="6FFE6844" w14:textId="70E778E5" w:rsidR="005E1CCC" w:rsidRPr="00CC637E" w:rsidRDefault="005E1CCC" w:rsidP="00BB5DAC">
            <w:pPr>
              <w:rPr>
                <w:sz w:val="22"/>
                <w:szCs w:val="22"/>
              </w:rPr>
            </w:pPr>
            <w:ins w:id="384" w:author="Алексей Остапив" w:date="2024-12-25T00:38:00Z">
              <w:r>
                <w:rPr>
                  <w:sz w:val="22"/>
                  <w:szCs w:val="22"/>
                </w:rPr>
                <w:t>Оценка поправочных коэффициентов для различных методов обработки</w:t>
              </w:r>
            </w:ins>
          </w:p>
          <w:p w14:paraId="38779BA2" w14:textId="77777777" w:rsidR="00006657" w:rsidRPr="00CC637E" w:rsidRDefault="00006657" w:rsidP="00BB5DAC">
            <w:pPr>
              <w:rPr>
                <w:sz w:val="22"/>
                <w:szCs w:val="22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5F9A7216" w14:textId="77777777" w:rsidR="00BB5DAC" w:rsidRPr="004566EB" w:rsidRDefault="00900F6D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3-4</w:t>
            </w:r>
            <w:r w:rsidR="00BB5DAC" w:rsidRPr="00CC637E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A6D6" w14:textId="73AC29C5" w:rsidR="00BB5DAC" w:rsidRPr="004566EB" w:rsidRDefault="005E1CCC" w:rsidP="00BB5DAC">
            <w:pPr>
              <w:rPr>
                <w:sz w:val="22"/>
                <w:szCs w:val="22"/>
              </w:rPr>
            </w:pPr>
            <w:ins w:id="385" w:author="Алексей Остапив" w:date="2024-12-25T00:37:00Z">
              <w:r>
                <w:rPr>
                  <w:sz w:val="22"/>
                  <w:szCs w:val="22"/>
                  <w:lang w:val="uk-UA"/>
                </w:rPr>
                <w:t>В</w:t>
              </w:r>
              <w:r>
                <w:rPr>
                  <w:sz w:val="22"/>
                  <w:szCs w:val="22"/>
                </w:rPr>
                <w:t>ыполнено</w:t>
              </w:r>
            </w:ins>
          </w:p>
        </w:tc>
      </w:tr>
      <w:tr w:rsidR="004566EB" w:rsidRPr="004566EB" w14:paraId="2CFFC65D" w14:textId="77777777" w:rsidTr="00FE637E">
        <w:trPr>
          <w:trHeight w:val="638"/>
        </w:trPr>
        <w:tc>
          <w:tcPr>
            <w:tcW w:w="751" w:type="dxa"/>
          </w:tcPr>
          <w:p w14:paraId="1FE0B88C" w14:textId="77777777" w:rsidR="00BB5DAC" w:rsidRPr="004566EB" w:rsidRDefault="00BB5DAC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</w:t>
            </w:r>
            <w:r w:rsidR="00006657" w:rsidRPr="004566EB">
              <w:rPr>
                <w:sz w:val="22"/>
                <w:szCs w:val="22"/>
              </w:rPr>
              <w:t>3</w:t>
            </w:r>
          </w:p>
        </w:tc>
        <w:tc>
          <w:tcPr>
            <w:tcW w:w="2759" w:type="dxa"/>
          </w:tcPr>
          <w:p w14:paraId="0B14A103" w14:textId="77777777" w:rsidR="00BB5DAC" w:rsidRPr="004566EB" w:rsidRDefault="00BB5DAC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экспериментальной частью</w:t>
            </w:r>
            <w:r w:rsidR="00006657" w:rsidRPr="004566EB">
              <w:rPr>
                <w:sz w:val="22"/>
                <w:szCs w:val="22"/>
                <w:vertAlign w:val="superscript"/>
              </w:rPr>
              <w:t>9</w:t>
            </w:r>
            <w:r w:rsidRPr="004566EB">
              <w:rPr>
                <w:sz w:val="22"/>
                <w:szCs w:val="22"/>
              </w:rPr>
              <w:t>:</w:t>
            </w:r>
          </w:p>
          <w:p w14:paraId="3171B4E0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  <w:p w14:paraId="7234C578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  <w:p w14:paraId="6D889376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  <w:p w14:paraId="2B8E1446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  <w:p w14:paraId="04AC8565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</w:tcPr>
          <w:p w14:paraId="69861D80" w14:textId="7B15E113" w:rsidR="00BB5DAC" w:rsidRPr="004566EB" w:rsidDel="005E1CCC" w:rsidRDefault="00BB5DAC" w:rsidP="00BB5DAC">
            <w:pPr>
              <w:rPr>
                <w:del w:id="386" w:author="Алексей Остапив" w:date="2024-12-25T00:38:00Z"/>
                <w:sz w:val="22"/>
                <w:szCs w:val="22"/>
              </w:rPr>
            </w:pPr>
          </w:p>
          <w:p w14:paraId="59269EFA" w14:textId="116887B9" w:rsidR="00006657" w:rsidRPr="004566EB" w:rsidDel="005E1CCC" w:rsidRDefault="00006657" w:rsidP="00BB5DAC">
            <w:pPr>
              <w:rPr>
                <w:del w:id="387" w:author="Алексей Остапив" w:date="2024-12-25T00:38:00Z"/>
                <w:sz w:val="22"/>
                <w:szCs w:val="22"/>
              </w:rPr>
            </w:pPr>
          </w:p>
          <w:p w14:paraId="39ADB0BE" w14:textId="722B7462" w:rsidR="00006657" w:rsidRPr="004566EB" w:rsidDel="005E1CCC" w:rsidRDefault="00006657" w:rsidP="00BB5DAC">
            <w:pPr>
              <w:rPr>
                <w:del w:id="388" w:author="Алексей Остапив" w:date="2024-12-25T00:38:00Z"/>
                <w:sz w:val="22"/>
                <w:szCs w:val="22"/>
              </w:rPr>
            </w:pPr>
          </w:p>
          <w:p w14:paraId="57622D48" w14:textId="081CCBF1" w:rsidR="00006657" w:rsidRPr="004566EB" w:rsidDel="005E1CCC" w:rsidRDefault="00006657" w:rsidP="00BB5DAC">
            <w:pPr>
              <w:rPr>
                <w:del w:id="389" w:author="Алексей Остапив" w:date="2024-12-25T00:38:00Z"/>
                <w:sz w:val="22"/>
                <w:szCs w:val="22"/>
              </w:rPr>
            </w:pPr>
          </w:p>
          <w:p w14:paraId="6C700F33" w14:textId="53C8853C" w:rsidR="00006657" w:rsidRPr="004566EB" w:rsidDel="005E1CCC" w:rsidRDefault="00006657" w:rsidP="00BB5DAC">
            <w:pPr>
              <w:rPr>
                <w:del w:id="390" w:author="Алексей Остапив" w:date="2024-12-25T00:38:00Z"/>
                <w:sz w:val="22"/>
                <w:szCs w:val="22"/>
              </w:rPr>
            </w:pPr>
          </w:p>
          <w:p w14:paraId="220414E2" w14:textId="4EAC40D6" w:rsidR="00006657" w:rsidRPr="004566EB" w:rsidDel="005E1CCC" w:rsidRDefault="00006657" w:rsidP="00BB5DAC">
            <w:pPr>
              <w:rPr>
                <w:del w:id="391" w:author="Алексей Остапив" w:date="2024-12-25T00:38:00Z"/>
                <w:sz w:val="22"/>
                <w:szCs w:val="22"/>
              </w:rPr>
            </w:pPr>
          </w:p>
          <w:p w14:paraId="11A1F799" w14:textId="5940A0F7" w:rsidR="00006657" w:rsidRPr="004566EB" w:rsidRDefault="005E1CCC" w:rsidP="00BB5DAC">
            <w:pPr>
              <w:rPr>
                <w:sz w:val="22"/>
                <w:szCs w:val="22"/>
              </w:rPr>
            </w:pPr>
            <w:ins w:id="392" w:author="Алексей Остапив" w:date="2024-12-25T00:38:00Z">
              <w:r>
                <w:rPr>
                  <w:sz w:val="22"/>
                  <w:szCs w:val="22"/>
                </w:rPr>
                <w:t>Определение коэффициентов</w:t>
              </w:r>
            </w:ins>
            <w:ins w:id="393" w:author="Алексей Остапив" w:date="2024-12-25T00:39:00Z">
              <w:r>
                <w:rPr>
                  <w:sz w:val="22"/>
                  <w:szCs w:val="22"/>
                </w:rPr>
                <w:t xml:space="preserve"> оптического поглощения различными методиками</w:t>
              </w:r>
            </w:ins>
          </w:p>
          <w:p w14:paraId="0DA465BA" w14:textId="77777777" w:rsidR="00006657" w:rsidRPr="004566EB" w:rsidRDefault="00006657" w:rsidP="00BB5DAC">
            <w:pPr>
              <w:rPr>
                <w:sz w:val="22"/>
                <w:szCs w:val="22"/>
              </w:rPr>
            </w:pPr>
          </w:p>
          <w:p w14:paraId="76DF4C6F" w14:textId="77777777" w:rsidR="00006657" w:rsidRPr="004566EB" w:rsidRDefault="00006657" w:rsidP="00BB5DAC">
            <w:pPr>
              <w:rPr>
                <w:sz w:val="22"/>
                <w:szCs w:val="22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6F84438B" w14:textId="77777777" w:rsidR="00BB5DAC" w:rsidRPr="004566EB" w:rsidRDefault="00900F6D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3-4</w:t>
            </w:r>
            <w:r w:rsidR="00BB5DAC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2A33" w14:textId="1F6C072A" w:rsidR="00BB5DAC" w:rsidRPr="005E1CCC" w:rsidRDefault="005E1CCC" w:rsidP="00BB5DAC">
            <w:pPr>
              <w:rPr>
                <w:sz w:val="22"/>
                <w:szCs w:val="22"/>
                <w:lang w:val="uk-UA"/>
                <w:rPrChange w:id="394" w:author="Алексей Остапив" w:date="2024-12-25T00:41:00Z">
                  <w:rPr>
                    <w:sz w:val="22"/>
                    <w:szCs w:val="22"/>
                  </w:rPr>
                </w:rPrChange>
              </w:rPr>
            </w:pPr>
            <w:ins w:id="395" w:author="Алексей Остапив" w:date="2024-12-25T00:39:00Z">
              <w:r>
                <w:rPr>
                  <w:sz w:val="22"/>
                  <w:szCs w:val="22"/>
                  <w:lang w:val="uk-UA"/>
                </w:rPr>
                <w:t>В</w:t>
              </w:r>
              <w:r>
                <w:rPr>
                  <w:sz w:val="22"/>
                  <w:szCs w:val="22"/>
                </w:rPr>
                <w:t>ыполнено</w:t>
              </w:r>
            </w:ins>
          </w:p>
        </w:tc>
      </w:tr>
      <w:tr w:rsidR="004566EB" w:rsidRPr="004566EB" w14:paraId="675DF6FA" w14:textId="77777777" w:rsidTr="00FE637E">
        <w:trPr>
          <w:trHeight w:val="638"/>
        </w:trPr>
        <w:tc>
          <w:tcPr>
            <w:tcW w:w="751" w:type="dxa"/>
          </w:tcPr>
          <w:p w14:paraId="6B699D79" w14:textId="77777777" w:rsidR="00BB5DAC" w:rsidRPr="004566EB" w:rsidRDefault="00BB5DAC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</w:t>
            </w:r>
            <w:r w:rsidR="00006657" w:rsidRPr="004566EB">
              <w:rPr>
                <w:sz w:val="22"/>
                <w:szCs w:val="22"/>
              </w:rPr>
              <w:t>4</w:t>
            </w:r>
          </w:p>
        </w:tc>
        <w:tc>
          <w:tcPr>
            <w:tcW w:w="2759" w:type="dxa"/>
          </w:tcPr>
          <w:p w14:paraId="4DCB13EE" w14:textId="77777777" w:rsidR="00BB5DAC" w:rsidRPr="004566EB" w:rsidRDefault="00BB5DAC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Публикации научных статей</w:t>
            </w:r>
            <w:r w:rsidRPr="004566EB">
              <w:rPr>
                <w:sz w:val="22"/>
                <w:szCs w:val="22"/>
                <w:vertAlign w:val="superscript"/>
              </w:rPr>
              <w:footnoteReference w:id="10"/>
            </w:r>
            <w:r w:rsidRPr="004566EB">
              <w:rPr>
                <w:sz w:val="22"/>
                <w:szCs w:val="22"/>
              </w:rPr>
              <w:t>:</w:t>
            </w:r>
          </w:p>
          <w:p w14:paraId="02C87DBD" w14:textId="18FB659E" w:rsidR="00BB5DAC" w:rsidRPr="005E1CCC" w:rsidRDefault="00BB5DAC" w:rsidP="006B3DBA">
            <w:pPr>
              <w:ind w:firstLine="832"/>
              <w:rPr>
                <w:sz w:val="22"/>
                <w:szCs w:val="22"/>
                <w:lang w:val="uk-UA"/>
                <w:rPrChange w:id="396" w:author="Алексей Остапив" w:date="2024-12-25T00:42:00Z">
                  <w:rPr>
                    <w:sz w:val="22"/>
                    <w:szCs w:val="22"/>
                  </w:rPr>
                </w:rPrChange>
              </w:rPr>
            </w:pPr>
            <w:r w:rsidRPr="004566EB">
              <w:rPr>
                <w:sz w:val="22"/>
                <w:szCs w:val="22"/>
              </w:rPr>
              <w:t xml:space="preserve">ВАК   </w:t>
            </w:r>
            <w:r w:rsidR="00CF07EF">
              <w:rPr>
                <w:sz w:val="22"/>
                <w:szCs w:val="22"/>
              </w:rPr>
              <w:t xml:space="preserve"> </w:t>
            </w:r>
            <w:r w:rsidRPr="004566EB">
              <w:rPr>
                <w:sz w:val="22"/>
                <w:szCs w:val="22"/>
              </w:rPr>
              <w:t xml:space="preserve">    </w:t>
            </w:r>
            <w:r w:rsidRPr="005E1CCC">
              <w:rPr>
                <w:sz w:val="22"/>
                <w:szCs w:val="22"/>
              </w:rPr>
              <w:t>_</w:t>
            </w:r>
            <w:ins w:id="397" w:author="Алексей Остапив" w:date="2024-12-25T00:43:00Z">
              <w:r w:rsidR="005E1CCC">
                <w:rPr>
                  <w:sz w:val="22"/>
                  <w:szCs w:val="22"/>
                  <w:lang w:val="uk-UA"/>
                </w:rPr>
                <w:t>0</w:t>
              </w:r>
            </w:ins>
            <w:del w:id="398" w:author="Алексей Остапив" w:date="2024-12-25T00:42:00Z">
              <w:r w:rsidRPr="005E1CCC" w:rsidDel="005E1CCC">
                <w:rPr>
                  <w:sz w:val="22"/>
                  <w:szCs w:val="22"/>
                </w:rPr>
                <w:delText>__</w:delText>
              </w:r>
            </w:del>
            <w:r w:rsidRPr="005E1CCC">
              <w:rPr>
                <w:sz w:val="22"/>
                <w:szCs w:val="22"/>
              </w:rPr>
              <w:t>_</w:t>
            </w:r>
          </w:p>
          <w:p w14:paraId="608C5AD4" w14:textId="6F5C32C3" w:rsidR="00E47B64" w:rsidRPr="005E1CCC" w:rsidRDefault="00BB5DAC" w:rsidP="006B3DBA">
            <w:pPr>
              <w:ind w:firstLine="832"/>
              <w:rPr>
                <w:sz w:val="22"/>
                <w:szCs w:val="22"/>
                <w:lang w:val="uk-UA"/>
                <w:rPrChange w:id="399" w:author="Алексей Остапив" w:date="2024-12-25T00:42:00Z">
                  <w:rPr>
                    <w:sz w:val="22"/>
                    <w:szCs w:val="22"/>
                  </w:rPr>
                </w:rPrChange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E47B64" w:rsidRPr="004566EB">
              <w:rPr>
                <w:sz w:val="22"/>
                <w:szCs w:val="22"/>
              </w:rPr>
              <w:t xml:space="preserve">  </w:t>
            </w:r>
            <w:r w:rsidR="00CF07EF">
              <w:rPr>
                <w:sz w:val="22"/>
                <w:szCs w:val="22"/>
              </w:rPr>
              <w:t xml:space="preserve"> </w:t>
            </w:r>
            <w:r w:rsidR="00E47B64" w:rsidRPr="004566EB">
              <w:rPr>
                <w:sz w:val="22"/>
                <w:szCs w:val="22"/>
              </w:rPr>
              <w:t xml:space="preserve">   </w:t>
            </w:r>
            <w:r w:rsidR="00CF07EF">
              <w:rPr>
                <w:sz w:val="22"/>
                <w:szCs w:val="22"/>
              </w:rPr>
              <w:t xml:space="preserve"> </w:t>
            </w:r>
            <w:r w:rsidR="00E47B64" w:rsidRPr="004566EB">
              <w:rPr>
                <w:sz w:val="22"/>
                <w:szCs w:val="22"/>
              </w:rPr>
              <w:t xml:space="preserve"> </w:t>
            </w:r>
            <w:r w:rsidR="00CF07EF">
              <w:rPr>
                <w:sz w:val="22"/>
                <w:szCs w:val="22"/>
              </w:rPr>
              <w:t>_</w:t>
            </w:r>
            <w:r w:rsidR="00E47B64" w:rsidRPr="004566EB">
              <w:rPr>
                <w:sz w:val="22"/>
                <w:szCs w:val="22"/>
              </w:rPr>
              <w:t>_</w:t>
            </w:r>
            <w:ins w:id="400" w:author="Алексей Остапив" w:date="2024-12-25T00:43:00Z">
              <w:r w:rsidR="005E1CCC">
                <w:rPr>
                  <w:sz w:val="22"/>
                  <w:szCs w:val="22"/>
                  <w:lang w:val="uk-UA"/>
                </w:rPr>
                <w:t>2</w:t>
              </w:r>
            </w:ins>
            <w:r w:rsidR="00E47B64" w:rsidRPr="004566EB">
              <w:rPr>
                <w:sz w:val="22"/>
                <w:szCs w:val="22"/>
              </w:rPr>
              <w:t>__</w:t>
            </w:r>
          </w:p>
          <w:p w14:paraId="03856671" w14:textId="21AFC4ED" w:rsidR="00BB5DAC" w:rsidRPr="004566EB" w:rsidRDefault="00BB5DAC" w:rsidP="006B3DBA">
            <w:pPr>
              <w:ind w:firstLine="832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    __</w:t>
            </w:r>
            <w:ins w:id="401" w:author="Алексей Остапив" w:date="2024-12-25T00:42:00Z">
              <w:r w:rsidR="005E1CCC">
                <w:rPr>
                  <w:sz w:val="22"/>
                  <w:szCs w:val="22"/>
                  <w:lang w:val="uk-UA"/>
                </w:rPr>
                <w:t>0</w:t>
              </w:r>
            </w:ins>
            <w:r w:rsidRPr="004566EB">
              <w:rPr>
                <w:sz w:val="22"/>
                <w:szCs w:val="22"/>
              </w:rPr>
              <w:t xml:space="preserve">__    </w:t>
            </w:r>
          </w:p>
          <w:p w14:paraId="2FB7A4FD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</w:tcPr>
          <w:p w14:paraId="334150A2" w14:textId="33976DED" w:rsidR="00BB5DAC" w:rsidRPr="005E1CCC" w:rsidRDefault="00BB5DAC" w:rsidP="00BB5DAC">
            <w:pPr>
              <w:rPr>
                <w:sz w:val="22"/>
                <w:szCs w:val="22"/>
                <w:lang w:val="uk-UA"/>
                <w:rPrChange w:id="402" w:author="Алексей Остапив" w:date="2024-12-25T00:43:00Z">
                  <w:rPr>
                    <w:sz w:val="22"/>
                    <w:szCs w:val="22"/>
                  </w:rPr>
                </w:rPrChange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6BBF1EB5" w14:textId="77777777" w:rsidR="00BB5DAC" w:rsidRPr="004566EB" w:rsidRDefault="00900F6D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3-4</w:t>
            </w:r>
            <w:r w:rsidR="00BB5DAC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E703" w14:textId="77777777" w:rsidR="00BB5DAC" w:rsidRPr="004566EB" w:rsidRDefault="00BB5DAC" w:rsidP="00FA1B32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Количество статей:</w:t>
            </w:r>
          </w:p>
          <w:p w14:paraId="37D118C8" w14:textId="77777777" w:rsidR="00CC637E" w:rsidRDefault="00CC637E" w:rsidP="00B52E6D">
            <w:pPr>
              <w:rPr>
                <w:sz w:val="22"/>
                <w:szCs w:val="22"/>
              </w:rPr>
            </w:pPr>
          </w:p>
          <w:p w14:paraId="7CF02F3C" w14:textId="3F78B939" w:rsidR="00B52E6D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ВАК</w:t>
            </w:r>
            <w:r w:rsidR="00CF07EF">
              <w:rPr>
                <w:sz w:val="22"/>
                <w:szCs w:val="22"/>
              </w:rPr>
              <w:t xml:space="preserve">    </w:t>
            </w:r>
            <w:r w:rsidRPr="004566EB">
              <w:rPr>
                <w:sz w:val="22"/>
                <w:szCs w:val="22"/>
              </w:rPr>
              <w:t xml:space="preserve"> __</w:t>
            </w:r>
            <w:ins w:id="403" w:author="Алексей Остапив" w:date="2024-12-25T00:43:00Z">
              <w:r w:rsidR="005E1CCC">
                <w:rPr>
                  <w:sz w:val="22"/>
                  <w:szCs w:val="22"/>
                  <w:lang w:val="uk-UA"/>
                </w:rPr>
                <w:t>0</w:t>
              </w:r>
            </w:ins>
            <w:r w:rsidRPr="004566EB">
              <w:rPr>
                <w:sz w:val="22"/>
                <w:szCs w:val="22"/>
              </w:rPr>
              <w:t>__</w:t>
            </w:r>
          </w:p>
          <w:p w14:paraId="25510623" w14:textId="740F4629" w:rsidR="00E47B64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E47B64" w:rsidRPr="004566EB">
              <w:rPr>
                <w:sz w:val="22"/>
                <w:szCs w:val="22"/>
              </w:rPr>
              <w:t xml:space="preserve"> </w:t>
            </w:r>
            <w:r w:rsidR="00CF07EF">
              <w:rPr>
                <w:sz w:val="22"/>
                <w:szCs w:val="22"/>
              </w:rPr>
              <w:t xml:space="preserve">  </w:t>
            </w:r>
            <w:r w:rsidR="00E47B64" w:rsidRPr="004566EB">
              <w:rPr>
                <w:sz w:val="22"/>
                <w:szCs w:val="22"/>
              </w:rPr>
              <w:t xml:space="preserve"> </w:t>
            </w:r>
            <w:r w:rsidR="00CF07EF">
              <w:rPr>
                <w:sz w:val="22"/>
                <w:szCs w:val="22"/>
              </w:rPr>
              <w:t xml:space="preserve"> </w:t>
            </w:r>
            <w:r w:rsidR="00E47B64" w:rsidRPr="004566EB">
              <w:rPr>
                <w:sz w:val="22"/>
                <w:szCs w:val="22"/>
              </w:rPr>
              <w:t>__</w:t>
            </w:r>
            <w:ins w:id="404" w:author="Алексей Остапив" w:date="2024-12-25T00:43:00Z">
              <w:r w:rsidR="005E1CCC">
                <w:rPr>
                  <w:sz w:val="22"/>
                  <w:szCs w:val="22"/>
                  <w:lang w:val="uk-UA"/>
                </w:rPr>
                <w:t>1(2)</w:t>
              </w:r>
            </w:ins>
            <w:r w:rsidR="00E47B64" w:rsidRPr="004566EB">
              <w:rPr>
                <w:sz w:val="22"/>
                <w:szCs w:val="22"/>
              </w:rPr>
              <w:t>__</w:t>
            </w:r>
          </w:p>
          <w:p w14:paraId="30653193" w14:textId="090398F2" w:rsidR="00B52E6D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="00CF07EF">
              <w:rPr>
                <w:sz w:val="22"/>
                <w:szCs w:val="22"/>
              </w:rPr>
              <w:t xml:space="preserve"> </w:t>
            </w:r>
            <w:r w:rsidRPr="004566EB">
              <w:rPr>
                <w:sz w:val="22"/>
                <w:szCs w:val="22"/>
              </w:rPr>
              <w:t>__</w:t>
            </w:r>
            <w:ins w:id="405" w:author="Алексей Остапив" w:date="2024-12-25T00:43:00Z">
              <w:r w:rsidR="005E1CCC">
                <w:rPr>
                  <w:sz w:val="22"/>
                  <w:szCs w:val="22"/>
                  <w:lang w:val="uk-UA"/>
                </w:rPr>
                <w:t>0</w:t>
              </w:r>
            </w:ins>
            <w:r w:rsidRPr="004566EB">
              <w:rPr>
                <w:sz w:val="22"/>
                <w:szCs w:val="22"/>
              </w:rPr>
              <w:t xml:space="preserve">__    </w:t>
            </w:r>
          </w:p>
          <w:p w14:paraId="352BAB78" w14:textId="5CE83B8E" w:rsidR="00BB5DAC" w:rsidRPr="005E1CCC" w:rsidRDefault="005E1CCC" w:rsidP="00FC547B">
            <w:pPr>
              <w:ind w:left="465"/>
              <w:rPr>
                <w:sz w:val="22"/>
                <w:szCs w:val="22"/>
                <w:lang w:val="uk-UA"/>
                <w:rPrChange w:id="406" w:author="Алексей Остапив" w:date="2024-12-25T00:43:00Z">
                  <w:rPr>
                    <w:sz w:val="22"/>
                    <w:szCs w:val="22"/>
                  </w:rPr>
                </w:rPrChange>
              </w:rPr>
            </w:pPr>
            <w:ins w:id="407" w:author="Алексей Остапив" w:date="2024-12-25T00:43:00Z">
              <w:r>
                <w:rPr>
                  <w:sz w:val="22"/>
                  <w:szCs w:val="22"/>
                  <w:lang w:val="uk-UA"/>
                </w:rPr>
                <w:t>Статья принята к публикации</w:t>
              </w:r>
            </w:ins>
          </w:p>
        </w:tc>
      </w:tr>
      <w:tr w:rsidR="004566EB" w:rsidRPr="004566EB" w14:paraId="5E4F8B3A" w14:textId="77777777" w:rsidTr="00FE637E">
        <w:trPr>
          <w:trHeight w:val="638"/>
        </w:trPr>
        <w:tc>
          <w:tcPr>
            <w:tcW w:w="751" w:type="dxa"/>
          </w:tcPr>
          <w:p w14:paraId="1AD8D39A" w14:textId="77777777" w:rsidR="00BB5DAC" w:rsidRPr="004566EB" w:rsidRDefault="00006657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1.1.5</w:t>
            </w:r>
          </w:p>
        </w:tc>
        <w:tc>
          <w:tcPr>
            <w:tcW w:w="2759" w:type="dxa"/>
          </w:tcPr>
          <w:p w14:paraId="0B3A7B50" w14:textId="4EB9CBC8" w:rsidR="00BB5DAC" w:rsidRPr="004566EB" w:rsidRDefault="00BB5DAC" w:rsidP="00FC30B2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Участие в конференциях</w:t>
            </w:r>
            <w:r w:rsidRPr="004566EB">
              <w:rPr>
                <w:sz w:val="22"/>
                <w:szCs w:val="22"/>
                <w:vertAlign w:val="superscript"/>
              </w:rPr>
              <w:footnoteReference w:id="11"/>
            </w:r>
            <w:r w:rsidR="00733E68">
              <w:rPr>
                <w:sz w:val="22"/>
                <w:szCs w:val="22"/>
              </w:rPr>
              <w:t xml:space="preserve"> </w:t>
            </w:r>
            <w:r w:rsidRPr="004566EB">
              <w:rPr>
                <w:sz w:val="22"/>
                <w:szCs w:val="22"/>
              </w:rPr>
              <w:t>__</w:t>
            </w:r>
            <w:ins w:id="408" w:author="Алексей Остапив" w:date="2024-12-25T00:45:00Z">
              <w:r w:rsidR="00BF3CA5">
                <w:rPr>
                  <w:sz w:val="22"/>
                  <w:szCs w:val="22"/>
                  <w:lang w:val="uk-UA"/>
                </w:rPr>
                <w:t>3</w:t>
              </w:r>
            </w:ins>
            <w:r w:rsidRPr="004566EB">
              <w:rPr>
                <w:sz w:val="22"/>
                <w:szCs w:val="22"/>
              </w:rPr>
              <w:t>__</w:t>
            </w:r>
          </w:p>
          <w:p w14:paraId="5D9960A9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</w:tcPr>
          <w:p w14:paraId="321CE724" w14:textId="7857C2A6" w:rsidR="00BF3CA5" w:rsidRPr="00BF3CA5" w:rsidRDefault="00BF3CA5">
            <w:pPr>
              <w:pStyle w:val="ab"/>
              <w:numPr>
                <w:ilvl w:val="0"/>
                <w:numId w:val="24"/>
              </w:numPr>
              <w:rPr>
                <w:ins w:id="409" w:author="Алексей Остапив" w:date="2024-12-25T00:45:00Z"/>
                <w:u w:val="single"/>
                <w:lang w:val="uk-UA"/>
                <w:rPrChange w:id="410" w:author="Алексей Остапив" w:date="2024-12-25T00:45:00Z">
                  <w:rPr>
                    <w:ins w:id="411" w:author="Алексей Остапив" w:date="2024-12-25T00:45:00Z"/>
                    <w:lang w:val="uk-UA"/>
                  </w:rPr>
                </w:rPrChange>
              </w:rPr>
            </w:pPr>
            <w:ins w:id="412" w:author="Алексей Остапив" w:date="2024-12-25T00:45:00Z">
              <w:r w:rsidRPr="008D425F">
                <w:rPr>
                  <w:u w:val="single"/>
                  <w:lang w:val="uk-UA"/>
                </w:rPr>
                <w:t xml:space="preserve">Zotov, K. V., Tereshchenko, N. V., </w:t>
              </w:r>
              <w:r w:rsidRPr="008D425F">
                <w:rPr>
                  <w:b/>
                  <w:bCs/>
                  <w:u w:val="single"/>
                  <w:lang w:val="uk-UA"/>
                </w:rPr>
                <w:t>Ostapiv, A. Y</w:t>
              </w:r>
              <w:r w:rsidRPr="008D425F">
                <w:rPr>
                  <w:u w:val="single"/>
                  <w:lang w:val="uk-UA"/>
                </w:rPr>
                <w:t xml:space="preserve">., &amp; Ryabushkin, O. A. (2024, July). Analysis of the gradient method for laser calorimetry and analytical correction factors. In 2024 International Conference Laser Optics (ICLO) (pp. 105-105). </w:t>
              </w:r>
              <w:r w:rsidRPr="008D425F">
                <w:rPr>
                  <w:u w:val="single"/>
                  <w:lang w:val="en-US"/>
                </w:rPr>
                <w:t>Saint Petersburg</w:t>
              </w:r>
              <w:r>
                <w:rPr>
                  <w:u w:val="single"/>
                  <w:lang w:val="en-US"/>
                </w:rPr>
                <w:t xml:space="preserve">, </w:t>
              </w:r>
              <w:r w:rsidRPr="008D425F">
                <w:rPr>
                  <w:u w:val="single"/>
                  <w:lang w:val="uk-UA"/>
                </w:rPr>
                <w:t>IEEE.</w:t>
              </w:r>
            </w:ins>
          </w:p>
          <w:p w14:paraId="44569BD4" w14:textId="77777777" w:rsidR="00BB5DAC" w:rsidRPr="00BF3CA5" w:rsidRDefault="00BF3CA5" w:rsidP="00BF3CA5">
            <w:pPr>
              <w:pStyle w:val="ab"/>
              <w:numPr>
                <w:ilvl w:val="0"/>
                <w:numId w:val="24"/>
              </w:numPr>
              <w:rPr>
                <w:ins w:id="413" w:author="Алексей Остапив" w:date="2024-12-25T00:45:00Z"/>
                <w:sz w:val="22"/>
                <w:szCs w:val="22"/>
                <w:rPrChange w:id="414" w:author="Алексей Остапив" w:date="2024-12-25T00:45:00Z">
                  <w:rPr>
                    <w:ins w:id="415" w:author="Алексей Остапив" w:date="2024-12-25T00:45:00Z"/>
                    <w:u w:val="single"/>
                    <w:lang w:val="uk-UA"/>
                  </w:rPr>
                </w:rPrChange>
              </w:rPr>
            </w:pPr>
            <w:ins w:id="416" w:author="Алексей Остапив" w:date="2024-12-25T00:45:00Z">
              <w:r w:rsidRPr="00BF3CA5">
                <w:rPr>
                  <w:u w:val="single"/>
                  <w:lang w:val="uk-UA"/>
                  <w:rPrChange w:id="417" w:author="Алексей Остапив" w:date="2024-12-25T00:45:00Z">
                    <w:rPr>
                      <w:lang w:val="uk-UA"/>
                    </w:rPr>
                  </w:rPrChange>
                </w:rPr>
                <w:t xml:space="preserve">Zotov, K. V., Tereshchenko, N. V., </w:t>
              </w:r>
              <w:r w:rsidRPr="00BF3CA5">
                <w:rPr>
                  <w:b/>
                  <w:bCs/>
                  <w:u w:val="single"/>
                  <w:lang w:val="uk-UA"/>
                  <w:rPrChange w:id="418" w:author="Алексей Остапив" w:date="2024-12-25T00:45:00Z">
                    <w:rPr>
                      <w:b/>
                      <w:bCs/>
                      <w:lang w:val="uk-UA"/>
                    </w:rPr>
                  </w:rPrChange>
                </w:rPr>
                <w:t>Ostapiv, A. Y</w:t>
              </w:r>
              <w:r w:rsidRPr="00BF3CA5">
                <w:rPr>
                  <w:u w:val="single"/>
                  <w:lang w:val="uk-UA"/>
                  <w:rPrChange w:id="419" w:author="Алексей Остапив" w:date="2024-12-25T00:45:00Z">
                    <w:rPr>
                      <w:lang w:val="uk-UA"/>
                    </w:rPr>
                  </w:rPrChange>
                </w:rPr>
                <w:t xml:space="preserve">., Ivanov, G. Y., Kazarinova, D. D., &amp; Ryabushkin, O. A. (2024, July). Gradient </w:t>
              </w:r>
              <w:r w:rsidRPr="00BF3CA5">
                <w:rPr>
                  <w:u w:val="single"/>
                  <w:lang w:val="uk-UA"/>
                  <w:rPrChange w:id="420" w:author="Алексей Остапив" w:date="2024-12-25T00:45:00Z">
                    <w:rPr>
                      <w:lang w:val="uk-UA"/>
                    </w:rPr>
                  </w:rPrChange>
                </w:rPr>
                <w:lastRenderedPageBreak/>
                <w:t>method for piezoresonance laser calorimetry. In 2024 International Conference Laser Optics (ICLO) (pp. 101-101)</w:t>
              </w:r>
              <w:r w:rsidRPr="00BF3CA5">
                <w:rPr>
                  <w:u w:val="single"/>
                  <w:lang w:val="en-US"/>
                  <w:rPrChange w:id="421" w:author="Алексей Остапив" w:date="2024-12-25T00:45:00Z">
                    <w:rPr>
                      <w:lang w:val="en-US"/>
                    </w:rPr>
                  </w:rPrChange>
                </w:rPr>
                <w:t>, Saint Petersburg</w:t>
              </w:r>
              <w:r w:rsidRPr="00BF3CA5">
                <w:rPr>
                  <w:u w:val="single"/>
                  <w:lang w:val="uk-UA"/>
                  <w:rPrChange w:id="422" w:author="Алексей Остапив" w:date="2024-12-25T00:45:00Z">
                    <w:rPr>
                      <w:lang w:val="uk-UA"/>
                    </w:rPr>
                  </w:rPrChange>
                </w:rPr>
                <w:t>. IEEE</w:t>
              </w:r>
            </w:ins>
          </w:p>
          <w:p w14:paraId="601E20DD" w14:textId="41254AF7" w:rsidR="00BF3CA5" w:rsidRPr="00BF3CA5" w:rsidRDefault="00BF3CA5">
            <w:pPr>
              <w:pStyle w:val="ab"/>
              <w:numPr>
                <w:ilvl w:val="0"/>
                <w:numId w:val="24"/>
              </w:numPr>
              <w:rPr>
                <w:lang w:val="uk-UA"/>
                <w:rPrChange w:id="423" w:author="Алексей Остапив" w:date="2024-12-25T00:45:00Z">
                  <w:rPr>
                    <w:sz w:val="22"/>
                    <w:szCs w:val="22"/>
                  </w:rPr>
                </w:rPrChange>
              </w:rPr>
              <w:pPrChange w:id="424" w:author="Алексей Остапив" w:date="2024-12-25T00:45:00Z">
                <w:pPr/>
              </w:pPrChange>
            </w:pPr>
            <w:ins w:id="425" w:author="Алексей Остапив" w:date="2024-12-25T00:45:00Z">
              <w:r w:rsidRPr="0007465A">
                <w:rPr>
                  <w:lang w:val="uk-UA"/>
                </w:rPr>
                <w:t>6</w:t>
              </w:r>
              <w:r>
                <w:rPr>
                  <w:lang w:val="uk-UA"/>
                </w:rPr>
                <w:t>6</w:t>
              </w:r>
              <w:r w:rsidRPr="0007465A">
                <w:rPr>
                  <w:lang w:val="uk-UA"/>
                </w:rPr>
                <w:t xml:space="preserve"> Всероссийская научная конференция МФТИ</w:t>
              </w:r>
              <w:r>
                <w:rPr>
                  <w:lang w:val="uk-UA"/>
                </w:rPr>
                <w:t xml:space="preserve">, </w:t>
              </w:r>
              <w:r w:rsidRPr="00D90188">
                <w:rPr>
                  <w:b/>
                  <w:bCs/>
                  <w:lang w:val="uk-UA"/>
                </w:rPr>
                <w:t>А.Ю. Остапив</w:t>
              </w:r>
              <w:r>
                <w:rPr>
                  <w:lang w:val="uk-UA"/>
                </w:rPr>
                <w:t xml:space="preserve">, К.В. Зотов, Н.В. Терещенко, Д.Д. Казаринова, </w:t>
              </w:r>
              <w:r>
                <w:t>«</w:t>
              </w:r>
              <w:r w:rsidRPr="00D90188">
                <w:rPr>
                  <w:lang w:val="uk-UA"/>
                </w:rPr>
                <w:t>Анализ применимости градиентного метода в классической и пьезорезонансной лазерной калориметрии</w:t>
              </w:r>
              <w:r>
                <w:rPr>
                  <w:lang w:val="uk-UA"/>
                </w:rPr>
                <w:t>»</w:t>
              </w:r>
            </w:ins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7EDFA695" w14:textId="77777777" w:rsidR="00BB5DAC" w:rsidRPr="004566EB" w:rsidRDefault="00A076B2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lastRenderedPageBreak/>
              <w:t>3-4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69C56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  <w:p w14:paraId="49A872F9" w14:textId="48CBA0A1" w:rsidR="00BB5DAC" w:rsidRPr="004566EB" w:rsidRDefault="00BB5DAC" w:rsidP="00FC30B2">
            <w:pPr>
              <w:ind w:left="465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__</w:t>
            </w:r>
            <w:ins w:id="426" w:author="Алексей Остапив" w:date="2024-12-25T00:45:00Z">
              <w:r w:rsidR="00BF3CA5">
                <w:rPr>
                  <w:sz w:val="22"/>
                  <w:szCs w:val="22"/>
                  <w:lang w:val="uk-UA"/>
                </w:rPr>
                <w:t>3</w:t>
              </w:r>
            </w:ins>
            <w:r w:rsidRPr="004566EB">
              <w:rPr>
                <w:sz w:val="22"/>
                <w:szCs w:val="22"/>
              </w:rPr>
              <w:t>___</w:t>
            </w:r>
          </w:p>
        </w:tc>
      </w:tr>
      <w:tr w:rsidR="00BB5DAC" w:rsidRPr="004566EB" w14:paraId="78C370FA" w14:textId="77777777" w:rsidTr="00FE637E">
        <w:trPr>
          <w:trHeight w:val="638"/>
        </w:trPr>
        <w:tc>
          <w:tcPr>
            <w:tcW w:w="751" w:type="dxa"/>
          </w:tcPr>
          <w:p w14:paraId="2C9D28EE" w14:textId="77777777" w:rsidR="00BB5DAC" w:rsidRPr="004566EB" w:rsidRDefault="00006657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1.1.6</w:t>
            </w:r>
          </w:p>
        </w:tc>
        <w:tc>
          <w:tcPr>
            <w:tcW w:w="2759" w:type="dxa"/>
          </w:tcPr>
          <w:p w14:paraId="24380BC7" w14:textId="0EFF887A" w:rsidR="00BB5DAC" w:rsidRPr="004566EB" w:rsidRDefault="00BB5DAC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Участие в научном семинаре структурного подразделения с докладом о результатах научной деятельности, </w:t>
            </w:r>
            <w:r w:rsidR="00466B3C" w:rsidRPr="00466B3C">
              <w:rPr>
                <w:sz w:val="22"/>
                <w:szCs w:val="22"/>
              </w:rPr>
              <w:t>представление отчета о научной деятельности</w:t>
            </w:r>
          </w:p>
        </w:tc>
        <w:tc>
          <w:tcPr>
            <w:tcW w:w="3243" w:type="dxa"/>
          </w:tcPr>
          <w:p w14:paraId="1528988D" w14:textId="06BE4BC3" w:rsidR="00BB5DAC" w:rsidRPr="004566EB" w:rsidRDefault="00CC7BEC" w:rsidP="00BB5DAC">
            <w:pPr>
              <w:rPr>
                <w:sz w:val="22"/>
                <w:szCs w:val="22"/>
              </w:rPr>
            </w:pPr>
            <w:ins w:id="427" w:author="Алексей Остапив" w:date="2024-12-25T00:31:00Z">
              <w:r>
                <w:rPr>
                  <w:sz w:val="22"/>
                  <w:szCs w:val="22"/>
                </w:rPr>
                <w:t>2 доклада на научных семинарах кафедры фотоники</w:t>
              </w:r>
            </w:ins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51712918" w14:textId="77777777" w:rsidR="00BB5DAC" w:rsidRPr="004566EB" w:rsidRDefault="00900F6D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3-4</w:t>
            </w:r>
            <w:r w:rsidR="00BB5DAC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6FAE" w14:textId="2B2AB9B5" w:rsidR="00BB5DAC" w:rsidRPr="00BF3CA5" w:rsidRDefault="00BF3CA5" w:rsidP="00BB5DAC">
            <w:pPr>
              <w:rPr>
                <w:sz w:val="22"/>
                <w:szCs w:val="22"/>
              </w:rPr>
            </w:pPr>
            <w:ins w:id="428" w:author="Алексей Остапив" w:date="2024-12-25T00:46:00Z">
              <w:r>
                <w:rPr>
                  <w:sz w:val="22"/>
                  <w:szCs w:val="22"/>
                  <w:lang w:val="uk-UA"/>
                </w:rPr>
                <w:t>Доклады произведен</w:t>
              </w:r>
              <w:r>
                <w:rPr>
                  <w:sz w:val="22"/>
                  <w:szCs w:val="22"/>
                </w:rPr>
                <w:t>ы</w:t>
              </w:r>
            </w:ins>
          </w:p>
        </w:tc>
      </w:tr>
    </w:tbl>
    <w:p w14:paraId="3ED4E793" w14:textId="77777777" w:rsidR="00466B3C" w:rsidRDefault="00466B3C" w:rsidP="00C772DA">
      <w:pPr>
        <w:rPr>
          <w:sz w:val="22"/>
          <w:szCs w:val="22"/>
        </w:rPr>
      </w:pPr>
    </w:p>
    <w:p w14:paraId="4344D089" w14:textId="476E539C" w:rsidR="00BF3CA5" w:rsidRPr="004566EB" w:rsidRDefault="00BF3CA5" w:rsidP="00BF3CA5">
      <w:pPr>
        <w:spacing w:line="360" w:lineRule="auto"/>
        <w:rPr>
          <w:ins w:id="429" w:author="Алексей Остапив" w:date="2024-12-25T00:46:00Z"/>
          <w:sz w:val="24"/>
          <w:szCs w:val="24"/>
        </w:rPr>
      </w:pPr>
      <w:ins w:id="430" w:author="Алексей Остапив" w:date="2024-12-25T00:46:00Z">
        <w:r w:rsidRPr="004566EB">
          <w:rPr>
            <w:sz w:val="24"/>
            <w:szCs w:val="24"/>
          </w:rPr>
          <w:t>Аспирант     __________________ /</w:t>
        </w:r>
        <w:r>
          <w:rPr>
            <w:sz w:val="24"/>
            <w:szCs w:val="24"/>
          </w:rPr>
          <w:t>Остапив А.Ю.</w:t>
        </w:r>
        <w:r w:rsidRPr="004566EB">
          <w:rPr>
            <w:sz w:val="24"/>
            <w:szCs w:val="24"/>
          </w:rPr>
          <w:t xml:space="preserve">  </w:t>
        </w:r>
        <w:r w:rsidRPr="004566EB">
          <w:rPr>
            <w:sz w:val="22"/>
            <w:szCs w:val="22"/>
          </w:rPr>
          <w:t xml:space="preserve">дата составления </w:t>
        </w:r>
        <w:r>
          <w:rPr>
            <w:sz w:val="22"/>
            <w:szCs w:val="22"/>
          </w:rPr>
          <w:t>15.05.2024</w:t>
        </w:r>
      </w:ins>
    </w:p>
    <w:p w14:paraId="4200E5C5" w14:textId="77777777" w:rsidR="00BF3CA5" w:rsidRPr="004566EB" w:rsidRDefault="00BF3CA5" w:rsidP="00BF3CA5">
      <w:pPr>
        <w:spacing w:line="360" w:lineRule="auto"/>
        <w:rPr>
          <w:ins w:id="431" w:author="Алексей Остапив" w:date="2024-12-25T00:46:00Z"/>
          <w:sz w:val="24"/>
          <w:szCs w:val="24"/>
        </w:rPr>
      </w:pPr>
      <w:ins w:id="432" w:author="Алексей Остапив" w:date="2024-12-25T00:46:00Z">
        <w:r w:rsidRPr="004566EB">
          <w:rPr>
            <w:sz w:val="24"/>
            <w:szCs w:val="24"/>
          </w:rPr>
          <w:t>Научный руководитель ____________________ /</w:t>
        </w:r>
        <w:r>
          <w:rPr>
            <w:sz w:val="24"/>
            <w:szCs w:val="24"/>
          </w:rPr>
          <w:t>Коняшкин А.В.</w:t>
        </w:r>
      </w:ins>
    </w:p>
    <w:p w14:paraId="377B93C7" w14:textId="77777777" w:rsidR="00BF3CA5" w:rsidRDefault="00BF3CA5" w:rsidP="00BF3CA5">
      <w:pPr>
        <w:rPr>
          <w:ins w:id="433" w:author="Алексей Остапив" w:date="2024-12-25T00:46:00Z"/>
          <w:sz w:val="22"/>
          <w:szCs w:val="22"/>
        </w:rPr>
      </w:pPr>
      <w:ins w:id="434" w:author="Алексей Остапив" w:date="2024-12-25T00:46:00Z">
        <w:r w:rsidRPr="004566EB">
          <w:rPr>
            <w:sz w:val="22"/>
            <w:szCs w:val="22"/>
          </w:rPr>
          <w:t>Заведующий кафедрой ____________</w:t>
        </w:r>
        <w:r>
          <w:rPr>
            <w:sz w:val="22"/>
            <w:szCs w:val="22"/>
          </w:rPr>
          <w:t>_____</w:t>
        </w:r>
        <w:r w:rsidRPr="004566EB">
          <w:rPr>
            <w:sz w:val="22"/>
            <w:szCs w:val="22"/>
          </w:rPr>
          <w:t>_ /</w:t>
        </w:r>
        <w:r>
          <w:rPr>
            <w:sz w:val="22"/>
            <w:szCs w:val="22"/>
          </w:rPr>
          <w:t>Рябушкин О.А.</w:t>
        </w:r>
        <w:r w:rsidRPr="004566EB">
          <w:rPr>
            <w:sz w:val="22"/>
            <w:szCs w:val="22"/>
          </w:rPr>
          <w:t xml:space="preserve">____ </w:t>
        </w:r>
      </w:ins>
    </w:p>
    <w:p w14:paraId="7CD20FF1" w14:textId="6A21B6A8" w:rsidR="00C772DA" w:rsidRPr="004566EB" w:rsidDel="00BF3CA5" w:rsidRDefault="00C772DA" w:rsidP="00C772DA">
      <w:pPr>
        <w:rPr>
          <w:del w:id="435" w:author="Алексей Остапив" w:date="2024-12-25T00:46:00Z"/>
          <w:sz w:val="22"/>
          <w:szCs w:val="22"/>
        </w:rPr>
      </w:pPr>
      <w:del w:id="436" w:author="Алексей Остапив" w:date="2024-12-25T00:46:00Z">
        <w:r w:rsidRPr="004566EB" w:rsidDel="00BF3CA5">
          <w:rPr>
            <w:sz w:val="22"/>
            <w:szCs w:val="22"/>
          </w:rPr>
          <w:delText xml:space="preserve">Аспирант  ________________________________ </w:delText>
        </w:r>
        <w:r w:rsidR="00F1579F" w:rsidRPr="004566EB" w:rsidDel="00BF3CA5">
          <w:rPr>
            <w:sz w:val="22"/>
            <w:szCs w:val="22"/>
          </w:rPr>
          <w:delText>дата составления ______________________</w:delText>
        </w:r>
      </w:del>
    </w:p>
    <w:p w14:paraId="21BA8AC3" w14:textId="2A6937C1" w:rsidR="00006657" w:rsidRPr="004566EB" w:rsidDel="00BF3CA5" w:rsidRDefault="00006657" w:rsidP="00C772DA">
      <w:pPr>
        <w:rPr>
          <w:del w:id="437" w:author="Алексей Остапив" w:date="2024-12-25T00:46:00Z"/>
          <w:sz w:val="22"/>
          <w:szCs w:val="22"/>
        </w:rPr>
      </w:pPr>
    </w:p>
    <w:p w14:paraId="0C6A1836" w14:textId="4B02B7E0" w:rsidR="00C772DA" w:rsidRPr="004566EB" w:rsidDel="00BF3CA5" w:rsidRDefault="00C772DA" w:rsidP="00C772DA">
      <w:pPr>
        <w:rPr>
          <w:del w:id="438" w:author="Алексей Остапив" w:date="2024-12-25T00:46:00Z"/>
          <w:sz w:val="22"/>
          <w:szCs w:val="22"/>
        </w:rPr>
      </w:pPr>
      <w:del w:id="439" w:author="Алексей Остапив" w:date="2024-12-25T00:46:00Z">
        <w:r w:rsidRPr="004566EB" w:rsidDel="00BF3CA5">
          <w:rPr>
            <w:sz w:val="22"/>
            <w:szCs w:val="22"/>
          </w:rPr>
          <w:delText>Научный руководитель _______</w:delText>
        </w:r>
        <w:r w:rsidR="001728D3" w:rsidDel="00BF3CA5">
          <w:rPr>
            <w:sz w:val="22"/>
            <w:szCs w:val="22"/>
          </w:rPr>
          <w:delText>_</w:delText>
        </w:r>
        <w:r w:rsidRPr="004566EB" w:rsidDel="00BF3CA5">
          <w:rPr>
            <w:sz w:val="22"/>
            <w:szCs w:val="22"/>
          </w:rPr>
          <w:delText xml:space="preserve">_______ /____________________ </w:delText>
        </w:r>
      </w:del>
    </w:p>
    <w:p w14:paraId="5D2F7A06" w14:textId="4254F8F2" w:rsidR="000065BB" w:rsidRPr="004566EB" w:rsidDel="00BF3CA5" w:rsidRDefault="000065BB" w:rsidP="00C772DA">
      <w:pPr>
        <w:rPr>
          <w:del w:id="440" w:author="Алексей Остапив" w:date="2024-12-25T00:46:00Z"/>
          <w:sz w:val="22"/>
          <w:szCs w:val="22"/>
        </w:rPr>
      </w:pPr>
    </w:p>
    <w:p w14:paraId="0169310B" w14:textId="73B6B4D9" w:rsidR="002505D3" w:rsidDel="00BF3CA5" w:rsidRDefault="00C772DA" w:rsidP="00C772DA">
      <w:pPr>
        <w:rPr>
          <w:del w:id="441" w:author="Алексей Остапив" w:date="2024-12-25T00:46:00Z"/>
          <w:sz w:val="22"/>
          <w:szCs w:val="22"/>
        </w:rPr>
      </w:pPr>
      <w:del w:id="442" w:author="Алексей Остапив" w:date="2024-12-25T00:46:00Z">
        <w:r w:rsidRPr="004566EB" w:rsidDel="00BF3CA5">
          <w:rPr>
            <w:sz w:val="22"/>
            <w:szCs w:val="22"/>
          </w:rPr>
          <w:delText>Заведующий кафедрой _________</w:delText>
        </w:r>
        <w:r w:rsidR="001728D3" w:rsidDel="00BF3CA5">
          <w:rPr>
            <w:sz w:val="22"/>
            <w:szCs w:val="22"/>
          </w:rPr>
          <w:delText>_</w:delText>
        </w:r>
        <w:r w:rsidRPr="004566EB" w:rsidDel="00BF3CA5">
          <w:rPr>
            <w:sz w:val="22"/>
            <w:szCs w:val="22"/>
          </w:rPr>
          <w:delText xml:space="preserve">____ /_____________________ </w:delText>
        </w:r>
      </w:del>
    </w:p>
    <w:p w14:paraId="48BBF046" w14:textId="263AC972" w:rsidR="004F2F77" w:rsidRPr="00CC637E" w:rsidRDefault="002505D3" w:rsidP="002938D4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sz w:val="22"/>
          <w:szCs w:val="22"/>
        </w:rPr>
        <w:br w:type="page"/>
      </w:r>
      <w:r w:rsidR="004F2F77" w:rsidRPr="00CC637E">
        <w:rPr>
          <w:b/>
          <w:sz w:val="24"/>
          <w:szCs w:val="24"/>
        </w:rPr>
        <w:lastRenderedPageBreak/>
        <w:t>ПЛАН ВЫПОЛНЕНИЯ НАУЧН</w:t>
      </w:r>
      <w:r w:rsidR="00466B3C" w:rsidRPr="00CC637E">
        <w:rPr>
          <w:b/>
          <w:sz w:val="24"/>
          <w:szCs w:val="24"/>
        </w:rPr>
        <w:t>ОГО</w:t>
      </w:r>
      <w:r w:rsidR="004F2F77" w:rsidRPr="00CC637E">
        <w:rPr>
          <w:b/>
          <w:sz w:val="24"/>
          <w:szCs w:val="24"/>
        </w:rPr>
        <w:t xml:space="preserve"> ИССЛЕДОВАНИ</w:t>
      </w:r>
      <w:r w:rsidR="00466B3C" w:rsidRPr="00CC637E">
        <w:rPr>
          <w:b/>
          <w:sz w:val="24"/>
          <w:szCs w:val="24"/>
        </w:rPr>
        <w:t>Я</w:t>
      </w:r>
    </w:p>
    <w:p w14:paraId="6CFD7D13" w14:textId="4C12E7B2" w:rsidR="001527DC" w:rsidRPr="004566EB" w:rsidRDefault="00EE062A" w:rsidP="00DA3D76">
      <w:pPr>
        <w:spacing w:line="276" w:lineRule="auto"/>
        <w:jc w:val="center"/>
        <w:rPr>
          <w:b/>
          <w:sz w:val="24"/>
          <w:szCs w:val="24"/>
        </w:rPr>
      </w:pPr>
      <w:r w:rsidRPr="00CC637E">
        <w:rPr>
          <w:b/>
          <w:sz w:val="24"/>
          <w:szCs w:val="24"/>
        </w:rPr>
        <w:t>ТРЕТ</w:t>
      </w:r>
      <w:r w:rsidR="00466B3C" w:rsidRPr="00CC637E">
        <w:rPr>
          <w:b/>
          <w:sz w:val="24"/>
          <w:szCs w:val="24"/>
        </w:rPr>
        <w:t>ИЙ</w:t>
      </w:r>
      <w:r w:rsidRPr="00CC637E">
        <w:rPr>
          <w:b/>
          <w:sz w:val="24"/>
          <w:szCs w:val="24"/>
        </w:rPr>
        <w:t xml:space="preserve"> </w:t>
      </w:r>
      <w:r w:rsidR="001527DC" w:rsidRPr="00CC637E">
        <w:rPr>
          <w:b/>
          <w:sz w:val="24"/>
          <w:szCs w:val="24"/>
        </w:rPr>
        <w:t>ГОД ОБУЧЕНИЯ</w:t>
      </w:r>
    </w:p>
    <w:p w14:paraId="53B44553" w14:textId="77777777" w:rsidR="00DA3D76" w:rsidRPr="004566EB" w:rsidRDefault="00DA3D76" w:rsidP="00DA3D76">
      <w:pPr>
        <w:spacing w:line="276" w:lineRule="auto"/>
        <w:jc w:val="center"/>
        <w:rPr>
          <w:b/>
          <w:sz w:val="24"/>
          <w:szCs w:val="24"/>
        </w:rPr>
      </w:pPr>
    </w:p>
    <w:tbl>
      <w:tblPr>
        <w:tblStyle w:val="a5"/>
        <w:tblW w:w="10598" w:type="dxa"/>
        <w:tblLook w:val="04A0" w:firstRow="1" w:lastRow="0" w:firstColumn="1" w:lastColumn="0" w:noHBand="0" w:noVBand="1"/>
      </w:tblPr>
      <w:tblGrid>
        <w:gridCol w:w="751"/>
        <w:gridCol w:w="2618"/>
        <w:gridCol w:w="3384"/>
        <w:gridCol w:w="1464"/>
        <w:gridCol w:w="2381"/>
      </w:tblGrid>
      <w:tr w:rsidR="004566EB" w:rsidRPr="004566EB" w14:paraId="7725C0D1" w14:textId="77777777" w:rsidTr="00FE637E">
        <w:tc>
          <w:tcPr>
            <w:tcW w:w="751" w:type="dxa"/>
            <w:vAlign w:val="center"/>
          </w:tcPr>
          <w:p w14:paraId="45D47212" w14:textId="77777777" w:rsidR="00DA3D76" w:rsidRPr="004566EB" w:rsidRDefault="00DA3D76" w:rsidP="00070641">
            <w:pPr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618" w:type="dxa"/>
            <w:vAlign w:val="center"/>
          </w:tcPr>
          <w:p w14:paraId="0228EC1E" w14:textId="77777777" w:rsidR="00DA3D76" w:rsidRPr="004566EB" w:rsidRDefault="00DA3D76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Наименование работы</w:t>
            </w:r>
          </w:p>
        </w:tc>
        <w:tc>
          <w:tcPr>
            <w:tcW w:w="3384" w:type="dxa"/>
          </w:tcPr>
          <w:p w14:paraId="76F6EAA0" w14:textId="77777777" w:rsidR="00DA3D76" w:rsidRPr="004566EB" w:rsidRDefault="00DA3D76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Краткое содержание работы</w:t>
            </w:r>
          </w:p>
        </w:tc>
        <w:tc>
          <w:tcPr>
            <w:tcW w:w="1464" w:type="dxa"/>
            <w:vAlign w:val="center"/>
          </w:tcPr>
          <w:p w14:paraId="7993F103" w14:textId="77777777" w:rsidR="00DA3D76" w:rsidRPr="004566EB" w:rsidRDefault="00DA3D76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Период выполнения</w:t>
            </w:r>
          </w:p>
        </w:tc>
        <w:tc>
          <w:tcPr>
            <w:tcW w:w="2381" w:type="dxa"/>
            <w:vAlign w:val="center"/>
          </w:tcPr>
          <w:p w14:paraId="3B91FECB" w14:textId="77777777" w:rsidR="00FE637E" w:rsidRDefault="00FE637E" w:rsidP="00FE637E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Отметка о выполнении</w:t>
            </w:r>
            <w:r>
              <w:rPr>
                <w:b/>
                <w:sz w:val="22"/>
                <w:szCs w:val="22"/>
              </w:rPr>
              <w:t>,</w:t>
            </w:r>
          </w:p>
          <w:p w14:paraId="6AE89194" w14:textId="77777777" w:rsidR="00DA3D76" w:rsidRPr="004566EB" w:rsidRDefault="00FE637E" w:rsidP="00FE637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виза научного руководителя</w:t>
            </w:r>
          </w:p>
        </w:tc>
      </w:tr>
      <w:tr w:rsidR="00466B3C" w:rsidRPr="004566EB" w14:paraId="34EA9F68" w14:textId="77777777" w:rsidTr="00CC637E">
        <w:trPr>
          <w:trHeight w:val="481"/>
        </w:trPr>
        <w:tc>
          <w:tcPr>
            <w:tcW w:w="751" w:type="dxa"/>
          </w:tcPr>
          <w:p w14:paraId="7E62FB0C" w14:textId="77777777" w:rsidR="00466B3C" w:rsidRPr="004566EB" w:rsidRDefault="00466B3C" w:rsidP="00466B3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3645F591" w14:textId="3C3AA299" w:rsidR="00466B3C" w:rsidRPr="00CC637E" w:rsidRDefault="00466B3C" w:rsidP="00466B3C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Научный компонент</w:t>
            </w:r>
          </w:p>
        </w:tc>
      </w:tr>
      <w:tr w:rsidR="00466B3C" w:rsidRPr="004566EB" w14:paraId="42B6A1F2" w14:textId="77777777" w:rsidTr="00CC637E">
        <w:trPr>
          <w:trHeight w:val="638"/>
        </w:trPr>
        <w:tc>
          <w:tcPr>
            <w:tcW w:w="751" w:type="dxa"/>
          </w:tcPr>
          <w:p w14:paraId="27F2298E" w14:textId="77777777" w:rsidR="00466B3C" w:rsidRPr="004566EB" w:rsidRDefault="00466B3C" w:rsidP="00466B3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1030FF16" w14:textId="349D8832" w:rsidR="00466B3C" w:rsidRPr="00CC637E" w:rsidRDefault="00466B3C" w:rsidP="00466B3C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Научная деятельность и подготовка текста диссертации</w:t>
            </w:r>
          </w:p>
        </w:tc>
      </w:tr>
      <w:tr w:rsidR="004566EB" w:rsidRPr="004566EB" w14:paraId="4509C54A" w14:textId="77777777" w:rsidTr="00FE637E">
        <w:trPr>
          <w:trHeight w:val="638"/>
        </w:trPr>
        <w:tc>
          <w:tcPr>
            <w:tcW w:w="751" w:type="dxa"/>
          </w:tcPr>
          <w:p w14:paraId="736F882B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1.1.1</w:t>
            </w:r>
          </w:p>
        </w:tc>
        <w:tc>
          <w:tcPr>
            <w:tcW w:w="2618" w:type="dxa"/>
          </w:tcPr>
          <w:p w14:paraId="18C7CFDC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Подбор и  изучение публикаций по теме научного исследования</w:t>
            </w:r>
          </w:p>
        </w:tc>
        <w:tc>
          <w:tcPr>
            <w:tcW w:w="3384" w:type="dxa"/>
          </w:tcPr>
          <w:p w14:paraId="447DF6AD" w14:textId="5635E947" w:rsidR="00DA3D76" w:rsidRPr="004566EB" w:rsidRDefault="007A7990" w:rsidP="00070641">
            <w:pPr>
              <w:rPr>
                <w:sz w:val="22"/>
                <w:szCs w:val="22"/>
              </w:rPr>
            </w:pPr>
            <w:ins w:id="443" w:author="Алексей Остапив" w:date="2024-12-25T00:49:00Z">
              <w:r>
                <w:rPr>
                  <w:sz w:val="22"/>
                  <w:szCs w:val="22"/>
                </w:rPr>
                <w:t>Генерация второй гармоники в оптическом волокне</w:t>
              </w:r>
            </w:ins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2F6D16D4" w14:textId="77777777" w:rsidR="00DA3D76" w:rsidRPr="004566EB" w:rsidRDefault="00506BA3" w:rsidP="00506BA3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</w:t>
            </w:r>
            <w:r w:rsidR="00DA3D76" w:rsidRPr="004566EB">
              <w:rPr>
                <w:sz w:val="22"/>
                <w:szCs w:val="22"/>
              </w:rPr>
              <w:t>-</w:t>
            </w:r>
            <w:r w:rsidRPr="004566EB">
              <w:rPr>
                <w:sz w:val="22"/>
                <w:szCs w:val="22"/>
              </w:rPr>
              <w:t>6</w:t>
            </w:r>
            <w:r w:rsidR="00DA3D76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7D8A" w14:textId="5BE67B7E" w:rsidR="00DA3D76" w:rsidRPr="004566EB" w:rsidRDefault="007A7990" w:rsidP="00070641">
            <w:pPr>
              <w:rPr>
                <w:sz w:val="22"/>
                <w:szCs w:val="22"/>
              </w:rPr>
            </w:pPr>
            <w:ins w:id="444" w:author="Алексей Остапив" w:date="2024-12-25T00:51:00Z">
              <w:r>
                <w:rPr>
                  <w:sz w:val="22"/>
                  <w:szCs w:val="22"/>
                </w:rPr>
                <w:t>Выполнено</w:t>
              </w:r>
            </w:ins>
          </w:p>
        </w:tc>
      </w:tr>
      <w:tr w:rsidR="004566EB" w:rsidRPr="004566EB" w14:paraId="499FA57E" w14:textId="77777777" w:rsidTr="00FE637E">
        <w:trPr>
          <w:trHeight w:val="638"/>
        </w:trPr>
        <w:tc>
          <w:tcPr>
            <w:tcW w:w="751" w:type="dxa"/>
          </w:tcPr>
          <w:p w14:paraId="22E27D87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1.1.2</w:t>
            </w:r>
          </w:p>
        </w:tc>
        <w:tc>
          <w:tcPr>
            <w:tcW w:w="2618" w:type="dxa"/>
          </w:tcPr>
          <w:p w14:paraId="65F66F1E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теоретической частью</w:t>
            </w:r>
            <w:r w:rsidRPr="004566EB">
              <w:rPr>
                <w:sz w:val="22"/>
                <w:szCs w:val="22"/>
                <w:vertAlign w:val="superscript"/>
              </w:rPr>
              <w:footnoteReference w:id="12"/>
            </w:r>
            <w:r w:rsidRPr="004566EB">
              <w:rPr>
                <w:sz w:val="22"/>
                <w:szCs w:val="22"/>
              </w:rPr>
              <w:t>:</w:t>
            </w:r>
          </w:p>
          <w:p w14:paraId="3A11D240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58BBC0DB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35E28912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4EB14683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01EAFAAB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2E9F14E4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3384" w:type="dxa"/>
          </w:tcPr>
          <w:p w14:paraId="27F12D19" w14:textId="2A43FF34" w:rsidR="00DA3D76" w:rsidRDefault="007A7990" w:rsidP="00070641">
            <w:pPr>
              <w:rPr>
                <w:ins w:id="445" w:author="Алексей Остапив" w:date="2024-12-25T00:50:00Z"/>
                <w:sz w:val="22"/>
                <w:szCs w:val="22"/>
              </w:rPr>
            </w:pPr>
            <w:ins w:id="446" w:author="Алексей Остапив" w:date="2024-12-25T00:49:00Z">
              <w:r>
                <w:rPr>
                  <w:sz w:val="22"/>
                  <w:szCs w:val="22"/>
                </w:rPr>
                <w:t>Разработк</w:t>
              </w:r>
            </w:ins>
            <w:ins w:id="447" w:author="Алексей Остапив" w:date="2024-12-25T00:50:00Z">
              <w:r>
                <w:rPr>
                  <w:sz w:val="22"/>
                  <w:szCs w:val="22"/>
                </w:rPr>
                <w:t>а математической модели генерации второй гармоники в волокне</w:t>
              </w:r>
            </w:ins>
          </w:p>
          <w:p w14:paraId="0DA23287" w14:textId="1E8115A4" w:rsidR="007A7990" w:rsidRPr="004566EB" w:rsidDel="007A7990" w:rsidRDefault="007A7990" w:rsidP="00070641">
            <w:pPr>
              <w:rPr>
                <w:del w:id="448" w:author="Алексей Остапив" w:date="2024-12-25T00:50:00Z"/>
                <w:sz w:val="22"/>
                <w:szCs w:val="22"/>
              </w:rPr>
            </w:pPr>
            <w:ins w:id="449" w:author="Алексей Остапив" w:date="2024-12-25T00:50:00Z">
              <w:r>
                <w:rPr>
                  <w:sz w:val="22"/>
                  <w:szCs w:val="22"/>
                </w:rPr>
                <w:t>Оценка вклада модовых и температурных эффектов</w:t>
              </w:r>
            </w:ins>
          </w:p>
          <w:p w14:paraId="6A5BE063" w14:textId="5927E50E" w:rsidR="00DA3D76" w:rsidRPr="004566EB" w:rsidDel="007A7990" w:rsidRDefault="00DA3D76" w:rsidP="00070641">
            <w:pPr>
              <w:rPr>
                <w:del w:id="450" w:author="Алексей Остапив" w:date="2024-12-25T00:50:00Z"/>
                <w:sz w:val="22"/>
                <w:szCs w:val="22"/>
              </w:rPr>
            </w:pPr>
          </w:p>
          <w:p w14:paraId="61BC1AAB" w14:textId="6A8B37EE" w:rsidR="00DA3D76" w:rsidRPr="004566EB" w:rsidDel="007A7990" w:rsidRDefault="00DA3D76" w:rsidP="00070641">
            <w:pPr>
              <w:rPr>
                <w:del w:id="451" w:author="Алексей Остапив" w:date="2024-12-25T00:50:00Z"/>
                <w:sz w:val="22"/>
                <w:szCs w:val="22"/>
              </w:rPr>
            </w:pPr>
          </w:p>
          <w:p w14:paraId="0857F0C2" w14:textId="79ED8A3C" w:rsidR="00DA3D76" w:rsidRPr="004566EB" w:rsidDel="007A7990" w:rsidRDefault="00DA3D76" w:rsidP="00070641">
            <w:pPr>
              <w:rPr>
                <w:del w:id="452" w:author="Алексей Остапив" w:date="2024-12-25T00:50:00Z"/>
                <w:sz w:val="22"/>
                <w:szCs w:val="22"/>
              </w:rPr>
            </w:pPr>
          </w:p>
          <w:p w14:paraId="30BC05C3" w14:textId="28DD2BC4" w:rsidR="00DA3D76" w:rsidRPr="004566EB" w:rsidDel="007A7990" w:rsidRDefault="00DA3D76" w:rsidP="00070641">
            <w:pPr>
              <w:rPr>
                <w:del w:id="453" w:author="Алексей Остапив" w:date="2024-12-25T00:50:00Z"/>
                <w:sz w:val="22"/>
                <w:szCs w:val="22"/>
              </w:rPr>
            </w:pPr>
          </w:p>
          <w:p w14:paraId="3835E807" w14:textId="47E4BD5E" w:rsidR="00DA3D76" w:rsidRPr="004566EB" w:rsidDel="007A7990" w:rsidRDefault="00DA3D76" w:rsidP="00070641">
            <w:pPr>
              <w:rPr>
                <w:del w:id="454" w:author="Алексей Остапив" w:date="2024-12-25T00:50:00Z"/>
                <w:sz w:val="22"/>
                <w:szCs w:val="22"/>
              </w:rPr>
            </w:pPr>
          </w:p>
          <w:p w14:paraId="07131463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18CEC9C3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501EFD28" w14:textId="77777777" w:rsidR="00DA3D76" w:rsidRPr="004566EB" w:rsidRDefault="00506BA3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5-6</w:t>
            </w:r>
            <w:r w:rsidR="00DA3D76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C4AB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</w:tr>
      <w:tr w:rsidR="004566EB" w:rsidRPr="004566EB" w14:paraId="0E6D3FD2" w14:textId="77777777" w:rsidTr="00FE637E">
        <w:trPr>
          <w:trHeight w:val="638"/>
        </w:trPr>
        <w:tc>
          <w:tcPr>
            <w:tcW w:w="751" w:type="dxa"/>
          </w:tcPr>
          <w:p w14:paraId="0C9CB6A8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1.1.3</w:t>
            </w:r>
          </w:p>
        </w:tc>
        <w:tc>
          <w:tcPr>
            <w:tcW w:w="2618" w:type="dxa"/>
          </w:tcPr>
          <w:p w14:paraId="73180360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экспериментальной частью</w:t>
            </w:r>
            <w:r w:rsidR="00D2636D" w:rsidRPr="004566EB">
              <w:rPr>
                <w:sz w:val="22"/>
                <w:szCs w:val="22"/>
                <w:vertAlign w:val="superscript"/>
              </w:rPr>
              <w:t>12</w:t>
            </w:r>
            <w:r w:rsidRPr="004566EB">
              <w:rPr>
                <w:sz w:val="22"/>
                <w:szCs w:val="22"/>
              </w:rPr>
              <w:t>:</w:t>
            </w:r>
          </w:p>
          <w:p w14:paraId="7B466A7D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57703DE9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08040145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1CB15D94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5B5FC25E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03B0748E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3384" w:type="dxa"/>
          </w:tcPr>
          <w:p w14:paraId="23742E59" w14:textId="1C15E2CC" w:rsidR="00DA3D76" w:rsidRPr="004566EB" w:rsidDel="007A7990" w:rsidRDefault="007A7990" w:rsidP="00070641">
            <w:pPr>
              <w:rPr>
                <w:del w:id="455" w:author="Алексей Остапив" w:date="2024-12-25T00:50:00Z"/>
                <w:sz w:val="22"/>
                <w:szCs w:val="22"/>
              </w:rPr>
            </w:pPr>
            <w:ins w:id="456" w:author="Алексей Остапив" w:date="2024-12-25T00:50:00Z">
              <w:r>
                <w:rPr>
                  <w:sz w:val="22"/>
                  <w:szCs w:val="22"/>
                </w:rPr>
                <w:t>Эксперименты по генерации второй гармоники в оптическом во</w:t>
              </w:r>
            </w:ins>
            <w:ins w:id="457" w:author="Алексей Остапив" w:date="2024-12-25T00:51:00Z">
              <w:r>
                <w:rPr>
                  <w:sz w:val="22"/>
                  <w:szCs w:val="22"/>
                </w:rPr>
                <w:t>локне. Определение мощностных, спектральных, модовых и температурных свойств</w:t>
              </w:r>
            </w:ins>
          </w:p>
          <w:p w14:paraId="3B22E01A" w14:textId="2D419DB6" w:rsidR="00DA3D76" w:rsidRPr="004566EB" w:rsidDel="007A7990" w:rsidRDefault="00DA3D76" w:rsidP="00070641">
            <w:pPr>
              <w:rPr>
                <w:del w:id="458" w:author="Алексей Остапив" w:date="2024-12-25T00:50:00Z"/>
                <w:sz w:val="22"/>
                <w:szCs w:val="22"/>
              </w:rPr>
            </w:pPr>
          </w:p>
          <w:p w14:paraId="43FC2222" w14:textId="494C0B6F" w:rsidR="00DA3D76" w:rsidRPr="004566EB" w:rsidDel="007A7990" w:rsidRDefault="00DA3D76" w:rsidP="00070641">
            <w:pPr>
              <w:rPr>
                <w:del w:id="459" w:author="Алексей Остапив" w:date="2024-12-25T00:50:00Z"/>
                <w:sz w:val="22"/>
                <w:szCs w:val="22"/>
              </w:rPr>
            </w:pPr>
          </w:p>
          <w:p w14:paraId="3AB64047" w14:textId="055F83A2" w:rsidR="00DA3D76" w:rsidRPr="004566EB" w:rsidDel="007A7990" w:rsidRDefault="00DA3D76" w:rsidP="00070641">
            <w:pPr>
              <w:rPr>
                <w:del w:id="460" w:author="Алексей Остапив" w:date="2024-12-25T00:50:00Z"/>
                <w:sz w:val="22"/>
                <w:szCs w:val="22"/>
              </w:rPr>
            </w:pPr>
          </w:p>
          <w:p w14:paraId="7CCCBA08" w14:textId="3C499D51" w:rsidR="00DA3D76" w:rsidRPr="004566EB" w:rsidDel="007A7990" w:rsidRDefault="00DA3D76" w:rsidP="00070641">
            <w:pPr>
              <w:rPr>
                <w:del w:id="461" w:author="Алексей Остапив" w:date="2024-12-25T00:50:00Z"/>
                <w:sz w:val="22"/>
                <w:szCs w:val="22"/>
              </w:rPr>
            </w:pPr>
          </w:p>
          <w:p w14:paraId="5509C7BB" w14:textId="6F25007E" w:rsidR="00DA3D76" w:rsidRPr="004566EB" w:rsidDel="007A7990" w:rsidRDefault="00DA3D76" w:rsidP="00070641">
            <w:pPr>
              <w:rPr>
                <w:del w:id="462" w:author="Алексей Остапив" w:date="2024-12-25T00:50:00Z"/>
                <w:sz w:val="22"/>
                <w:szCs w:val="22"/>
              </w:rPr>
            </w:pPr>
          </w:p>
          <w:p w14:paraId="73403077" w14:textId="7990DA54" w:rsidR="00DA3D76" w:rsidRPr="004566EB" w:rsidDel="007A7990" w:rsidRDefault="00DA3D76" w:rsidP="00070641">
            <w:pPr>
              <w:rPr>
                <w:del w:id="463" w:author="Алексей Остапив" w:date="2024-12-25T00:50:00Z"/>
                <w:sz w:val="22"/>
                <w:szCs w:val="22"/>
              </w:rPr>
            </w:pPr>
          </w:p>
          <w:p w14:paraId="009035C7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376BC02D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3BB8509F" w14:textId="77777777" w:rsidR="00DA3D76" w:rsidRPr="004566EB" w:rsidRDefault="00506BA3" w:rsidP="00506BA3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</w:t>
            </w:r>
            <w:r w:rsidR="00DA3D76" w:rsidRPr="004566EB">
              <w:rPr>
                <w:sz w:val="22"/>
                <w:szCs w:val="22"/>
              </w:rPr>
              <w:t>-</w:t>
            </w:r>
            <w:r w:rsidRPr="004566EB">
              <w:rPr>
                <w:sz w:val="22"/>
                <w:szCs w:val="22"/>
              </w:rPr>
              <w:t>6</w:t>
            </w:r>
            <w:r w:rsidR="00DA3D76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9B3A3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</w:tr>
      <w:tr w:rsidR="004566EB" w:rsidRPr="004566EB" w14:paraId="3C763E1E" w14:textId="77777777" w:rsidTr="00FE637E">
        <w:trPr>
          <w:trHeight w:val="638"/>
        </w:trPr>
        <w:tc>
          <w:tcPr>
            <w:tcW w:w="751" w:type="dxa"/>
          </w:tcPr>
          <w:p w14:paraId="10361955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1.1.4</w:t>
            </w:r>
          </w:p>
        </w:tc>
        <w:tc>
          <w:tcPr>
            <w:tcW w:w="2618" w:type="dxa"/>
          </w:tcPr>
          <w:p w14:paraId="067694A5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Публикации научных статей</w:t>
            </w:r>
            <w:r w:rsidRPr="004566EB">
              <w:rPr>
                <w:sz w:val="22"/>
                <w:szCs w:val="22"/>
                <w:vertAlign w:val="superscript"/>
              </w:rPr>
              <w:footnoteReference w:id="13"/>
            </w:r>
            <w:r w:rsidRPr="004566EB">
              <w:rPr>
                <w:sz w:val="22"/>
                <w:szCs w:val="22"/>
              </w:rPr>
              <w:t>:</w:t>
            </w:r>
          </w:p>
          <w:p w14:paraId="0E312B5A" w14:textId="2E936F09" w:rsidR="00DA3D76" w:rsidRPr="004566EB" w:rsidRDefault="00DA3D76" w:rsidP="002B7966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ВАК</w:t>
            </w:r>
            <w:r w:rsidR="00733E68">
              <w:rPr>
                <w:sz w:val="22"/>
                <w:szCs w:val="22"/>
              </w:rPr>
              <w:t xml:space="preserve">      </w:t>
            </w:r>
            <w:r w:rsidRPr="004566EB">
              <w:rPr>
                <w:sz w:val="22"/>
                <w:szCs w:val="22"/>
              </w:rPr>
              <w:t xml:space="preserve"> _</w:t>
            </w:r>
            <w:ins w:id="464" w:author="Алексей Остапив" w:date="2024-12-25T00:48:00Z">
              <w:r w:rsidR="007A7990">
                <w:rPr>
                  <w:sz w:val="22"/>
                  <w:szCs w:val="22"/>
                </w:rPr>
                <w:t>0</w:t>
              </w:r>
            </w:ins>
            <w:del w:id="465" w:author="Алексей Остапив" w:date="2024-12-25T00:48:00Z">
              <w:r w:rsidRPr="004566EB" w:rsidDel="007A7990">
                <w:rPr>
                  <w:sz w:val="22"/>
                  <w:szCs w:val="22"/>
                </w:rPr>
                <w:delText>_</w:delText>
              </w:r>
            </w:del>
            <w:r w:rsidRPr="004566EB">
              <w:rPr>
                <w:sz w:val="22"/>
                <w:szCs w:val="22"/>
              </w:rPr>
              <w:t>__</w:t>
            </w:r>
          </w:p>
          <w:p w14:paraId="0F58D206" w14:textId="5644F5B8" w:rsidR="006F0A28" w:rsidRPr="004566EB" w:rsidRDefault="00DA3D76" w:rsidP="002B7966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6F0A28" w:rsidRPr="004566EB">
              <w:rPr>
                <w:sz w:val="22"/>
                <w:szCs w:val="22"/>
              </w:rPr>
              <w:t xml:space="preserve">       _</w:t>
            </w:r>
            <w:ins w:id="466" w:author="Алексей Остапив" w:date="2024-12-25T00:48:00Z">
              <w:r w:rsidR="007A7990">
                <w:rPr>
                  <w:sz w:val="22"/>
                  <w:szCs w:val="22"/>
                </w:rPr>
                <w:t>3</w:t>
              </w:r>
            </w:ins>
            <w:del w:id="467" w:author="Алексей Остапив" w:date="2024-12-25T00:48:00Z">
              <w:r w:rsidR="006F0A28" w:rsidRPr="004566EB" w:rsidDel="007A7990">
                <w:rPr>
                  <w:sz w:val="22"/>
                  <w:szCs w:val="22"/>
                </w:rPr>
                <w:delText>_</w:delText>
              </w:r>
            </w:del>
            <w:r w:rsidR="006F0A28" w:rsidRPr="004566EB">
              <w:rPr>
                <w:sz w:val="22"/>
                <w:szCs w:val="22"/>
              </w:rPr>
              <w:t>__</w:t>
            </w:r>
          </w:p>
          <w:p w14:paraId="5D7DD7BE" w14:textId="691778EB" w:rsidR="00DA3D76" w:rsidRPr="004566EB" w:rsidRDefault="00DA3D76" w:rsidP="002B7966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   _</w:t>
            </w:r>
            <w:ins w:id="468" w:author="Алексей Остапив" w:date="2024-12-25T00:48:00Z">
              <w:r w:rsidR="007A7990">
                <w:rPr>
                  <w:sz w:val="22"/>
                  <w:szCs w:val="22"/>
                </w:rPr>
                <w:t>0</w:t>
              </w:r>
            </w:ins>
            <w:del w:id="469" w:author="Алексей Остапив" w:date="2024-12-25T00:48:00Z">
              <w:r w:rsidRPr="004566EB" w:rsidDel="007A7990">
                <w:rPr>
                  <w:sz w:val="22"/>
                  <w:szCs w:val="22"/>
                </w:rPr>
                <w:delText>_</w:delText>
              </w:r>
            </w:del>
            <w:r w:rsidRPr="004566EB">
              <w:rPr>
                <w:sz w:val="22"/>
                <w:szCs w:val="22"/>
              </w:rPr>
              <w:t xml:space="preserve">__    </w:t>
            </w:r>
          </w:p>
          <w:p w14:paraId="3FCA6A44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3384" w:type="dxa"/>
          </w:tcPr>
          <w:p w14:paraId="535B8F2A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7A901DA3" w14:textId="77777777" w:rsidR="00DA3D76" w:rsidRPr="004566EB" w:rsidRDefault="00506BA3" w:rsidP="00506BA3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</w:t>
            </w:r>
            <w:r w:rsidR="00DA3D76" w:rsidRPr="004566EB">
              <w:rPr>
                <w:sz w:val="22"/>
                <w:szCs w:val="22"/>
              </w:rPr>
              <w:t>-</w:t>
            </w:r>
            <w:r w:rsidRPr="004566EB">
              <w:rPr>
                <w:sz w:val="22"/>
                <w:szCs w:val="22"/>
              </w:rPr>
              <w:t>6</w:t>
            </w:r>
            <w:r w:rsidR="00DA3D76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DFF30" w14:textId="77777777" w:rsidR="00DA3D76" w:rsidRPr="004566EB" w:rsidRDefault="00DA3D76" w:rsidP="00070641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Количество статей:</w:t>
            </w:r>
          </w:p>
          <w:p w14:paraId="7E25077A" w14:textId="77777777" w:rsidR="00CC637E" w:rsidRDefault="00CC637E" w:rsidP="00B52E6D">
            <w:pPr>
              <w:rPr>
                <w:sz w:val="22"/>
                <w:szCs w:val="22"/>
              </w:rPr>
            </w:pPr>
          </w:p>
          <w:p w14:paraId="4AC38969" w14:textId="504EE7F2" w:rsidR="00B52E6D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ВАК</w:t>
            </w:r>
            <w:r w:rsidR="00733E68">
              <w:rPr>
                <w:sz w:val="22"/>
                <w:szCs w:val="22"/>
              </w:rPr>
              <w:t xml:space="preserve">    </w:t>
            </w:r>
            <w:r w:rsidRPr="004566EB">
              <w:rPr>
                <w:sz w:val="22"/>
                <w:szCs w:val="22"/>
              </w:rPr>
              <w:t>____</w:t>
            </w:r>
          </w:p>
          <w:p w14:paraId="4A7B6B18" w14:textId="77777777" w:rsidR="006F0A28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6F0A28" w:rsidRPr="004566EB">
              <w:rPr>
                <w:sz w:val="22"/>
                <w:szCs w:val="22"/>
              </w:rPr>
              <w:t xml:space="preserve"> </w:t>
            </w:r>
            <w:r w:rsidR="00733E68">
              <w:rPr>
                <w:sz w:val="22"/>
                <w:szCs w:val="22"/>
              </w:rPr>
              <w:t xml:space="preserve">   </w:t>
            </w:r>
            <w:r w:rsidR="006F0A28" w:rsidRPr="004566EB">
              <w:rPr>
                <w:sz w:val="22"/>
                <w:szCs w:val="22"/>
              </w:rPr>
              <w:t>____</w:t>
            </w:r>
          </w:p>
          <w:p w14:paraId="7BC84B69" w14:textId="77777777" w:rsidR="00B52E6D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____    </w:t>
            </w:r>
          </w:p>
          <w:p w14:paraId="4E01F73A" w14:textId="77777777" w:rsidR="00DA3D76" w:rsidRPr="004566EB" w:rsidRDefault="00DA3D76" w:rsidP="00B52E6D">
            <w:pPr>
              <w:ind w:left="465"/>
              <w:rPr>
                <w:sz w:val="22"/>
                <w:szCs w:val="22"/>
              </w:rPr>
            </w:pPr>
          </w:p>
        </w:tc>
      </w:tr>
      <w:tr w:rsidR="004566EB" w:rsidRPr="004566EB" w14:paraId="3B3CACA3" w14:textId="77777777" w:rsidTr="00FE637E">
        <w:trPr>
          <w:trHeight w:val="638"/>
        </w:trPr>
        <w:tc>
          <w:tcPr>
            <w:tcW w:w="751" w:type="dxa"/>
          </w:tcPr>
          <w:p w14:paraId="1F39DAC5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1.1.5</w:t>
            </w:r>
          </w:p>
        </w:tc>
        <w:tc>
          <w:tcPr>
            <w:tcW w:w="2618" w:type="dxa"/>
          </w:tcPr>
          <w:p w14:paraId="098A7131" w14:textId="4486C89B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Участие в конференциях</w:t>
            </w:r>
            <w:r w:rsidRPr="004566EB">
              <w:rPr>
                <w:sz w:val="22"/>
                <w:szCs w:val="22"/>
                <w:vertAlign w:val="superscript"/>
              </w:rPr>
              <w:footnoteReference w:id="14"/>
            </w:r>
            <w:r w:rsidRPr="004566EB">
              <w:rPr>
                <w:sz w:val="22"/>
                <w:szCs w:val="22"/>
              </w:rPr>
              <w:t xml:space="preserve">                         _</w:t>
            </w:r>
            <w:ins w:id="470" w:author="Алексей Остапив" w:date="2024-12-25T00:49:00Z">
              <w:r w:rsidR="007A7990">
                <w:rPr>
                  <w:sz w:val="22"/>
                  <w:szCs w:val="22"/>
                </w:rPr>
                <w:t>1</w:t>
              </w:r>
            </w:ins>
            <w:del w:id="471" w:author="Алексей Остапив" w:date="2024-12-25T00:49:00Z">
              <w:r w:rsidRPr="004566EB" w:rsidDel="007A7990">
                <w:rPr>
                  <w:sz w:val="22"/>
                  <w:szCs w:val="22"/>
                </w:rPr>
                <w:delText>_</w:delText>
              </w:r>
            </w:del>
            <w:r w:rsidRPr="004566EB">
              <w:rPr>
                <w:sz w:val="22"/>
                <w:szCs w:val="22"/>
              </w:rPr>
              <w:t>__</w:t>
            </w:r>
          </w:p>
          <w:p w14:paraId="1F250C11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3384" w:type="dxa"/>
          </w:tcPr>
          <w:p w14:paraId="6B4CA28B" w14:textId="274084FA" w:rsidR="00DA3D76" w:rsidRPr="003E5E67" w:rsidRDefault="003E5E67" w:rsidP="00070641">
            <w:pPr>
              <w:rPr>
                <w:sz w:val="22"/>
                <w:szCs w:val="22"/>
                <w:lang w:val="uk-UA"/>
                <w:rPrChange w:id="472" w:author="Алексей Остапив" w:date="2024-12-25T08:58:00Z">
                  <w:rPr>
                    <w:sz w:val="22"/>
                    <w:szCs w:val="22"/>
                  </w:rPr>
                </w:rPrChange>
              </w:rPr>
            </w:pPr>
            <w:ins w:id="473" w:author="Алексей Остапив" w:date="2024-12-25T08:58:00Z">
              <w:r>
                <w:rPr>
                  <w:sz w:val="22"/>
                  <w:szCs w:val="22"/>
                  <w:lang w:val="uk-UA"/>
                </w:rPr>
                <w:t>67 Конференция МФТИ</w:t>
              </w:r>
            </w:ins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76049B70" w14:textId="77777777" w:rsidR="00DA3D76" w:rsidRPr="004566EB" w:rsidRDefault="00A076B2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5-6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1C16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165E5056" w14:textId="77777777" w:rsidR="00DA3D76" w:rsidRPr="004566EB" w:rsidRDefault="00DA3D76" w:rsidP="00070641">
            <w:pPr>
              <w:ind w:left="465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_____</w:t>
            </w:r>
          </w:p>
        </w:tc>
      </w:tr>
      <w:tr w:rsidR="00DA3D76" w:rsidRPr="004566EB" w14:paraId="7539DC28" w14:textId="77777777" w:rsidTr="00FE637E">
        <w:trPr>
          <w:trHeight w:val="638"/>
        </w:trPr>
        <w:tc>
          <w:tcPr>
            <w:tcW w:w="751" w:type="dxa"/>
          </w:tcPr>
          <w:p w14:paraId="21B7C84D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1.1.6 </w:t>
            </w:r>
          </w:p>
        </w:tc>
        <w:tc>
          <w:tcPr>
            <w:tcW w:w="2618" w:type="dxa"/>
          </w:tcPr>
          <w:p w14:paraId="228BF8B5" w14:textId="791E95E0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Участие в научном семинаре структурного подразделения с докладом о результатах научной деятельности, </w:t>
            </w:r>
            <w:r w:rsidR="00466B3C" w:rsidRPr="00CC637E">
              <w:rPr>
                <w:sz w:val="22"/>
                <w:szCs w:val="22"/>
              </w:rPr>
              <w:t>представление отчета о научной деятельности</w:t>
            </w:r>
          </w:p>
        </w:tc>
        <w:tc>
          <w:tcPr>
            <w:tcW w:w="3384" w:type="dxa"/>
          </w:tcPr>
          <w:p w14:paraId="6ED0FD36" w14:textId="4D6D1EF4" w:rsidR="00DA3D76" w:rsidRPr="004566EB" w:rsidRDefault="00CC7BEC" w:rsidP="00070641">
            <w:pPr>
              <w:rPr>
                <w:sz w:val="22"/>
                <w:szCs w:val="22"/>
              </w:rPr>
            </w:pPr>
            <w:ins w:id="474" w:author="Алексей Остапив" w:date="2024-12-25T00:31:00Z">
              <w:r>
                <w:rPr>
                  <w:sz w:val="22"/>
                  <w:szCs w:val="22"/>
                </w:rPr>
                <w:t>2 доклада на научных семинарах кафедры фотоники</w:t>
              </w:r>
            </w:ins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628EE911" w14:textId="77777777" w:rsidR="00DA3D76" w:rsidRPr="004566EB" w:rsidRDefault="00506BA3" w:rsidP="00506BA3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</w:t>
            </w:r>
            <w:r w:rsidR="00DA3D76" w:rsidRPr="004566EB">
              <w:rPr>
                <w:sz w:val="22"/>
                <w:szCs w:val="22"/>
              </w:rPr>
              <w:t>-</w:t>
            </w:r>
            <w:r w:rsidRPr="004566EB">
              <w:rPr>
                <w:sz w:val="22"/>
                <w:szCs w:val="22"/>
              </w:rPr>
              <w:t>6</w:t>
            </w:r>
            <w:r w:rsidR="00DA3D76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131C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</w:tr>
    </w:tbl>
    <w:p w14:paraId="162DA90B" w14:textId="16E183BE" w:rsidR="00BF3CA5" w:rsidRPr="004566EB" w:rsidRDefault="00BF3CA5" w:rsidP="00BF3CA5">
      <w:pPr>
        <w:spacing w:line="360" w:lineRule="auto"/>
        <w:rPr>
          <w:ins w:id="475" w:author="Алексей Остапив" w:date="2024-12-25T00:47:00Z"/>
          <w:sz w:val="24"/>
          <w:szCs w:val="24"/>
        </w:rPr>
      </w:pPr>
      <w:ins w:id="476" w:author="Алексей Остапив" w:date="2024-12-25T00:47:00Z">
        <w:r w:rsidRPr="004566EB">
          <w:rPr>
            <w:sz w:val="24"/>
            <w:szCs w:val="24"/>
          </w:rPr>
          <w:t>Аспирант     __________________ /</w:t>
        </w:r>
        <w:r>
          <w:rPr>
            <w:sz w:val="24"/>
            <w:szCs w:val="24"/>
          </w:rPr>
          <w:t>Остапив А.Ю.</w:t>
        </w:r>
        <w:r w:rsidRPr="004566EB">
          <w:rPr>
            <w:sz w:val="24"/>
            <w:szCs w:val="24"/>
          </w:rPr>
          <w:t xml:space="preserve">  </w:t>
        </w:r>
        <w:r w:rsidRPr="004566EB">
          <w:rPr>
            <w:sz w:val="22"/>
            <w:szCs w:val="22"/>
          </w:rPr>
          <w:t xml:space="preserve">дата составления </w:t>
        </w:r>
        <w:r>
          <w:rPr>
            <w:sz w:val="22"/>
            <w:szCs w:val="22"/>
          </w:rPr>
          <w:t>25.12. 2024</w:t>
        </w:r>
      </w:ins>
    </w:p>
    <w:p w14:paraId="70BABB9F" w14:textId="77777777" w:rsidR="00BF3CA5" w:rsidRPr="004566EB" w:rsidRDefault="00BF3CA5" w:rsidP="00BF3CA5">
      <w:pPr>
        <w:spacing w:line="360" w:lineRule="auto"/>
        <w:rPr>
          <w:ins w:id="477" w:author="Алексей Остапив" w:date="2024-12-25T00:47:00Z"/>
          <w:sz w:val="24"/>
          <w:szCs w:val="24"/>
        </w:rPr>
      </w:pPr>
      <w:ins w:id="478" w:author="Алексей Остапив" w:date="2024-12-25T00:47:00Z">
        <w:r w:rsidRPr="004566EB">
          <w:rPr>
            <w:sz w:val="24"/>
            <w:szCs w:val="24"/>
          </w:rPr>
          <w:t>Научный руководитель ____________________ /</w:t>
        </w:r>
        <w:r>
          <w:rPr>
            <w:sz w:val="24"/>
            <w:szCs w:val="24"/>
          </w:rPr>
          <w:t>Коняшкин А.В.</w:t>
        </w:r>
      </w:ins>
    </w:p>
    <w:p w14:paraId="46BCBE8B" w14:textId="77777777" w:rsidR="00BF3CA5" w:rsidRDefault="00BF3CA5" w:rsidP="00BF3CA5">
      <w:pPr>
        <w:rPr>
          <w:ins w:id="479" w:author="Алексей Остапив" w:date="2024-12-25T00:47:00Z"/>
          <w:sz w:val="22"/>
          <w:szCs w:val="22"/>
        </w:rPr>
      </w:pPr>
      <w:ins w:id="480" w:author="Алексей Остапив" w:date="2024-12-25T00:47:00Z">
        <w:r w:rsidRPr="004566EB">
          <w:rPr>
            <w:sz w:val="22"/>
            <w:szCs w:val="22"/>
          </w:rPr>
          <w:t>Заведующий кафедрой ____________</w:t>
        </w:r>
        <w:r>
          <w:rPr>
            <w:sz w:val="22"/>
            <w:szCs w:val="22"/>
          </w:rPr>
          <w:t>_____</w:t>
        </w:r>
        <w:r w:rsidRPr="004566EB">
          <w:rPr>
            <w:sz w:val="22"/>
            <w:szCs w:val="22"/>
          </w:rPr>
          <w:t>_ /</w:t>
        </w:r>
        <w:r>
          <w:rPr>
            <w:sz w:val="22"/>
            <w:szCs w:val="22"/>
          </w:rPr>
          <w:t>Рябушкин О.А.</w:t>
        </w:r>
        <w:r w:rsidRPr="004566EB">
          <w:rPr>
            <w:sz w:val="22"/>
            <w:szCs w:val="22"/>
          </w:rPr>
          <w:t xml:space="preserve">____ </w:t>
        </w:r>
      </w:ins>
    </w:p>
    <w:p w14:paraId="47BFD335" w14:textId="4E94E735" w:rsidR="00A86255" w:rsidRPr="004566EB" w:rsidDel="00BF3CA5" w:rsidRDefault="00A86255" w:rsidP="00A86255">
      <w:pPr>
        <w:rPr>
          <w:del w:id="481" w:author="Алексей Остапив" w:date="2024-12-25T00:47:00Z"/>
          <w:sz w:val="22"/>
          <w:szCs w:val="22"/>
        </w:rPr>
      </w:pPr>
      <w:del w:id="482" w:author="Алексей Остапив" w:date="2024-12-25T00:47:00Z">
        <w:r w:rsidRPr="004566EB" w:rsidDel="00BF3CA5">
          <w:rPr>
            <w:sz w:val="22"/>
            <w:szCs w:val="22"/>
          </w:rPr>
          <w:delText>Аспирант  ________________________________ дата составления ______________________</w:delText>
        </w:r>
      </w:del>
    </w:p>
    <w:p w14:paraId="251668A7" w14:textId="4176C813" w:rsidR="00D2636D" w:rsidRPr="004566EB" w:rsidDel="00BF3CA5" w:rsidRDefault="00D2636D" w:rsidP="00A86255">
      <w:pPr>
        <w:rPr>
          <w:del w:id="483" w:author="Алексей Остапив" w:date="2024-12-25T00:47:00Z"/>
          <w:sz w:val="22"/>
          <w:szCs w:val="22"/>
        </w:rPr>
      </w:pPr>
    </w:p>
    <w:p w14:paraId="67B9A4AF" w14:textId="622AE2C4" w:rsidR="00A86255" w:rsidRPr="004566EB" w:rsidDel="00BF3CA5" w:rsidRDefault="00A86255" w:rsidP="00A86255">
      <w:pPr>
        <w:rPr>
          <w:del w:id="484" w:author="Алексей Остапив" w:date="2024-12-25T00:47:00Z"/>
          <w:sz w:val="22"/>
          <w:szCs w:val="22"/>
        </w:rPr>
      </w:pPr>
      <w:del w:id="485" w:author="Алексей Остапив" w:date="2024-12-25T00:47:00Z">
        <w:r w:rsidRPr="004566EB" w:rsidDel="00BF3CA5">
          <w:rPr>
            <w:sz w:val="22"/>
            <w:szCs w:val="22"/>
          </w:rPr>
          <w:delText>Научный руководитель ____</w:delText>
        </w:r>
        <w:r w:rsidR="001728D3" w:rsidDel="00BF3CA5">
          <w:rPr>
            <w:sz w:val="22"/>
            <w:szCs w:val="22"/>
          </w:rPr>
          <w:delText>_</w:delText>
        </w:r>
        <w:r w:rsidRPr="004566EB" w:rsidDel="00BF3CA5">
          <w:rPr>
            <w:sz w:val="22"/>
            <w:szCs w:val="22"/>
          </w:rPr>
          <w:delText xml:space="preserve">__________ /____________________ </w:delText>
        </w:r>
      </w:del>
    </w:p>
    <w:p w14:paraId="57EFBB7E" w14:textId="224A75A9" w:rsidR="00D2636D" w:rsidRPr="004566EB" w:rsidDel="00BF3CA5" w:rsidRDefault="00D2636D" w:rsidP="00A86255">
      <w:pPr>
        <w:rPr>
          <w:del w:id="486" w:author="Алексей Остапив" w:date="2024-12-25T00:47:00Z"/>
          <w:sz w:val="22"/>
          <w:szCs w:val="22"/>
        </w:rPr>
      </w:pPr>
    </w:p>
    <w:p w14:paraId="22F8BC86" w14:textId="6B903427" w:rsidR="009127DD" w:rsidDel="00BF3CA5" w:rsidRDefault="00A86255" w:rsidP="00A86255">
      <w:pPr>
        <w:rPr>
          <w:del w:id="487" w:author="Алексей Остапив" w:date="2024-12-25T00:47:00Z"/>
          <w:sz w:val="22"/>
          <w:szCs w:val="22"/>
        </w:rPr>
      </w:pPr>
      <w:del w:id="488" w:author="Алексей Остапив" w:date="2024-12-25T00:47:00Z">
        <w:r w:rsidRPr="004566EB" w:rsidDel="00BF3CA5">
          <w:rPr>
            <w:sz w:val="22"/>
            <w:szCs w:val="22"/>
          </w:rPr>
          <w:delText>Заведующий кафедрой _______</w:delText>
        </w:r>
        <w:r w:rsidR="001728D3" w:rsidDel="00BF3CA5">
          <w:rPr>
            <w:sz w:val="22"/>
            <w:szCs w:val="22"/>
          </w:rPr>
          <w:delText>_</w:delText>
        </w:r>
        <w:r w:rsidRPr="004566EB" w:rsidDel="00BF3CA5">
          <w:rPr>
            <w:sz w:val="22"/>
            <w:szCs w:val="22"/>
          </w:rPr>
          <w:delText xml:space="preserve">_______ /_____________________ </w:delText>
        </w:r>
      </w:del>
    </w:p>
    <w:p w14:paraId="24F11F7A" w14:textId="1F88531F" w:rsidR="00AB60E7" w:rsidRPr="00881283" w:rsidRDefault="009127DD" w:rsidP="002938D4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sz w:val="22"/>
          <w:szCs w:val="22"/>
        </w:rPr>
        <w:br w:type="page"/>
      </w:r>
      <w:r w:rsidR="00AB60E7" w:rsidRPr="00881283">
        <w:rPr>
          <w:b/>
          <w:sz w:val="24"/>
          <w:szCs w:val="24"/>
        </w:rPr>
        <w:lastRenderedPageBreak/>
        <w:t>ПЛАН ВЫПОЛНЕНИЯ НАУЧН</w:t>
      </w:r>
      <w:r w:rsidR="00466B3C" w:rsidRPr="00881283">
        <w:rPr>
          <w:b/>
          <w:sz w:val="24"/>
          <w:szCs w:val="24"/>
        </w:rPr>
        <w:t>ОГО</w:t>
      </w:r>
      <w:r w:rsidR="00AB60E7" w:rsidRPr="00881283">
        <w:rPr>
          <w:b/>
          <w:sz w:val="24"/>
          <w:szCs w:val="24"/>
        </w:rPr>
        <w:t xml:space="preserve"> ИССЛЕДОВАНИ</w:t>
      </w:r>
      <w:r w:rsidR="00466B3C" w:rsidRPr="00881283">
        <w:rPr>
          <w:b/>
          <w:sz w:val="24"/>
          <w:szCs w:val="24"/>
        </w:rPr>
        <w:t>Я</w:t>
      </w:r>
    </w:p>
    <w:p w14:paraId="51514191" w14:textId="248ACBCE" w:rsidR="00AB60E7" w:rsidRPr="004566EB" w:rsidRDefault="00AB60E7" w:rsidP="00AB60E7">
      <w:pPr>
        <w:spacing w:line="276" w:lineRule="auto"/>
        <w:jc w:val="center"/>
        <w:rPr>
          <w:b/>
          <w:sz w:val="24"/>
          <w:szCs w:val="24"/>
        </w:rPr>
      </w:pPr>
      <w:r w:rsidRPr="00881283">
        <w:rPr>
          <w:b/>
          <w:sz w:val="24"/>
          <w:szCs w:val="24"/>
        </w:rPr>
        <w:t>ЧЕТВЁРТ</w:t>
      </w:r>
      <w:r w:rsidR="00466B3C" w:rsidRPr="00881283">
        <w:rPr>
          <w:b/>
          <w:sz w:val="24"/>
          <w:szCs w:val="24"/>
        </w:rPr>
        <w:t>ЫЙ</w:t>
      </w:r>
      <w:r w:rsidRPr="00881283">
        <w:rPr>
          <w:b/>
          <w:sz w:val="24"/>
          <w:szCs w:val="24"/>
        </w:rPr>
        <w:t xml:space="preserve"> ГОД ОБУЧЕНИЯ</w:t>
      </w:r>
    </w:p>
    <w:p w14:paraId="354D44FF" w14:textId="77777777" w:rsidR="00AB60E7" w:rsidRPr="004566EB" w:rsidRDefault="00AB60E7" w:rsidP="00AB60E7">
      <w:pPr>
        <w:spacing w:line="276" w:lineRule="auto"/>
        <w:jc w:val="center"/>
        <w:rPr>
          <w:b/>
          <w:sz w:val="24"/>
          <w:szCs w:val="24"/>
        </w:rPr>
      </w:pPr>
    </w:p>
    <w:tbl>
      <w:tblPr>
        <w:tblStyle w:val="a5"/>
        <w:tblW w:w="10598" w:type="dxa"/>
        <w:tblLayout w:type="fixed"/>
        <w:tblLook w:val="04A0" w:firstRow="1" w:lastRow="0" w:firstColumn="1" w:lastColumn="0" w:noHBand="0" w:noVBand="1"/>
      </w:tblPr>
      <w:tblGrid>
        <w:gridCol w:w="751"/>
        <w:gridCol w:w="2759"/>
        <w:gridCol w:w="3119"/>
        <w:gridCol w:w="1588"/>
        <w:gridCol w:w="2381"/>
      </w:tblGrid>
      <w:tr w:rsidR="004566EB" w:rsidRPr="004566EB" w14:paraId="3419709C" w14:textId="77777777" w:rsidTr="009127DD">
        <w:tc>
          <w:tcPr>
            <w:tcW w:w="751" w:type="dxa"/>
            <w:vAlign w:val="center"/>
          </w:tcPr>
          <w:p w14:paraId="705CC4FF" w14:textId="77777777" w:rsidR="00AB60E7" w:rsidRPr="004566EB" w:rsidRDefault="00AB60E7" w:rsidP="00070641">
            <w:pPr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759" w:type="dxa"/>
            <w:vAlign w:val="center"/>
          </w:tcPr>
          <w:p w14:paraId="31FE6D17" w14:textId="77777777" w:rsidR="00AB60E7" w:rsidRPr="004566EB" w:rsidRDefault="00AB60E7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Наименование работы</w:t>
            </w:r>
          </w:p>
        </w:tc>
        <w:tc>
          <w:tcPr>
            <w:tcW w:w="3119" w:type="dxa"/>
          </w:tcPr>
          <w:p w14:paraId="436970A0" w14:textId="77777777" w:rsidR="00466B3C" w:rsidRDefault="00466B3C" w:rsidP="00070641">
            <w:pPr>
              <w:jc w:val="center"/>
              <w:rPr>
                <w:b/>
                <w:sz w:val="22"/>
                <w:szCs w:val="22"/>
              </w:rPr>
            </w:pPr>
          </w:p>
          <w:p w14:paraId="08ABC7FA" w14:textId="45F42CDA" w:rsidR="00AB60E7" w:rsidRPr="004566EB" w:rsidRDefault="00AB60E7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Краткое содержание работы</w:t>
            </w:r>
          </w:p>
        </w:tc>
        <w:tc>
          <w:tcPr>
            <w:tcW w:w="1588" w:type="dxa"/>
            <w:vAlign w:val="center"/>
          </w:tcPr>
          <w:p w14:paraId="41237346" w14:textId="77777777" w:rsidR="00AB60E7" w:rsidRPr="004566EB" w:rsidRDefault="00AB60E7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Период выполнения</w:t>
            </w:r>
          </w:p>
        </w:tc>
        <w:tc>
          <w:tcPr>
            <w:tcW w:w="2381" w:type="dxa"/>
            <w:vAlign w:val="center"/>
          </w:tcPr>
          <w:p w14:paraId="080A19C7" w14:textId="77777777" w:rsidR="009127DD" w:rsidRPr="009127DD" w:rsidRDefault="009127DD" w:rsidP="009127DD">
            <w:pPr>
              <w:jc w:val="center"/>
              <w:rPr>
                <w:b/>
                <w:sz w:val="22"/>
                <w:szCs w:val="22"/>
              </w:rPr>
            </w:pPr>
            <w:r w:rsidRPr="009127DD">
              <w:rPr>
                <w:b/>
                <w:sz w:val="22"/>
                <w:szCs w:val="22"/>
              </w:rPr>
              <w:t>Отметка о выполнении,</w:t>
            </w:r>
          </w:p>
          <w:p w14:paraId="068B9680" w14:textId="77777777" w:rsidR="00AB60E7" w:rsidRPr="004566EB" w:rsidRDefault="009127DD" w:rsidP="009127DD">
            <w:pPr>
              <w:jc w:val="center"/>
              <w:rPr>
                <w:b/>
                <w:sz w:val="22"/>
                <w:szCs w:val="22"/>
              </w:rPr>
            </w:pPr>
            <w:r w:rsidRPr="009127DD">
              <w:rPr>
                <w:b/>
                <w:sz w:val="22"/>
                <w:szCs w:val="22"/>
              </w:rPr>
              <w:t xml:space="preserve"> виза научного руководителя</w:t>
            </w:r>
          </w:p>
        </w:tc>
      </w:tr>
      <w:tr w:rsidR="00466B3C" w:rsidRPr="004566EB" w14:paraId="5CE2F87F" w14:textId="77777777" w:rsidTr="009127DD">
        <w:trPr>
          <w:trHeight w:val="481"/>
        </w:trPr>
        <w:tc>
          <w:tcPr>
            <w:tcW w:w="751" w:type="dxa"/>
          </w:tcPr>
          <w:p w14:paraId="4F01EEC8" w14:textId="77777777" w:rsidR="00466B3C" w:rsidRPr="004566EB" w:rsidRDefault="00466B3C" w:rsidP="00466B3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18324DE5" w14:textId="77EE62BA" w:rsidR="00466B3C" w:rsidRPr="00881283" w:rsidRDefault="00466B3C" w:rsidP="00466B3C">
            <w:pPr>
              <w:rPr>
                <w:sz w:val="22"/>
                <w:szCs w:val="22"/>
              </w:rPr>
            </w:pPr>
            <w:r w:rsidRPr="00881283">
              <w:rPr>
                <w:b/>
                <w:sz w:val="22"/>
                <w:szCs w:val="22"/>
              </w:rPr>
              <w:t>Научный компонент</w:t>
            </w:r>
          </w:p>
        </w:tc>
      </w:tr>
      <w:tr w:rsidR="00466B3C" w:rsidRPr="004566EB" w14:paraId="312929F3" w14:textId="77777777" w:rsidTr="009127DD">
        <w:trPr>
          <w:trHeight w:val="638"/>
        </w:trPr>
        <w:tc>
          <w:tcPr>
            <w:tcW w:w="751" w:type="dxa"/>
          </w:tcPr>
          <w:p w14:paraId="0A6403B8" w14:textId="77777777" w:rsidR="00466B3C" w:rsidRPr="004566EB" w:rsidRDefault="00466B3C" w:rsidP="00466B3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39EF6CAE" w14:textId="520402D8" w:rsidR="00466B3C" w:rsidRPr="00881283" w:rsidRDefault="00466B3C" w:rsidP="00466B3C">
            <w:pPr>
              <w:rPr>
                <w:sz w:val="22"/>
                <w:szCs w:val="22"/>
              </w:rPr>
            </w:pPr>
            <w:r w:rsidRPr="00881283">
              <w:rPr>
                <w:b/>
                <w:sz w:val="22"/>
                <w:szCs w:val="22"/>
              </w:rPr>
              <w:t>Научная деятельность и подготовка текста диссертации</w:t>
            </w:r>
          </w:p>
        </w:tc>
      </w:tr>
      <w:tr w:rsidR="004566EB" w:rsidRPr="004566EB" w14:paraId="5EEC9C5F" w14:textId="77777777" w:rsidTr="009127DD">
        <w:trPr>
          <w:trHeight w:val="638"/>
        </w:trPr>
        <w:tc>
          <w:tcPr>
            <w:tcW w:w="751" w:type="dxa"/>
          </w:tcPr>
          <w:p w14:paraId="133B27D8" w14:textId="77777777" w:rsidR="00AB60E7" w:rsidRPr="004566EB" w:rsidRDefault="00AB60E7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1.1.1</w:t>
            </w:r>
          </w:p>
        </w:tc>
        <w:tc>
          <w:tcPr>
            <w:tcW w:w="2759" w:type="dxa"/>
          </w:tcPr>
          <w:p w14:paraId="5F7457C4" w14:textId="77777777" w:rsidR="00AB60E7" w:rsidRPr="004566EB" w:rsidRDefault="00AB60E7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Подбор и  изучение публикаций по теме научного исследования</w:t>
            </w:r>
          </w:p>
        </w:tc>
        <w:tc>
          <w:tcPr>
            <w:tcW w:w="3119" w:type="dxa"/>
          </w:tcPr>
          <w:p w14:paraId="0D57F34A" w14:textId="77777777" w:rsidR="00AB60E7" w:rsidRPr="004566EB" w:rsidRDefault="00AB60E7" w:rsidP="00070641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021D25BE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A4EB" w14:textId="77777777" w:rsidR="00AB60E7" w:rsidRPr="004566EB" w:rsidRDefault="00AB60E7" w:rsidP="00070641">
            <w:pPr>
              <w:rPr>
                <w:sz w:val="22"/>
                <w:szCs w:val="22"/>
              </w:rPr>
            </w:pPr>
          </w:p>
        </w:tc>
      </w:tr>
      <w:tr w:rsidR="004566EB" w:rsidRPr="004566EB" w14:paraId="56020DAA" w14:textId="77777777" w:rsidTr="009127DD">
        <w:trPr>
          <w:trHeight w:val="638"/>
        </w:trPr>
        <w:tc>
          <w:tcPr>
            <w:tcW w:w="751" w:type="dxa"/>
          </w:tcPr>
          <w:p w14:paraId="3637C08E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1.1.2</w:t>
            </w:r>
          </w:p>
        </w:tc>
        <w:tc>
          <w:tcPr>
            <w:tcW w:w="2759" w:type="dxa"/>
          </w:tcPr>
          <w:p w14:paraId="13E2CB79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теоретической частью</w:t>
            </w:r>
            <w:r w:rsidRPr="004566EB">
              <w:rPr>
                <w:sz w:val="22"/>
                <w:szCs w:val="22"/>
                <w:vertAlign w:val="superscript"/>
              </w:rPr>
              <w:footnoteReference w:id="15"/>
            </w:r>
            <w:r w:rsidRPr="004566EB">
              <w:rPr>
                <w:sz w:val="22"/>
                <w:szCs w:val="22"/>
              </w:rPr>
              <w:t>:</w:t>
            </w:r>
          </w:p>
          <w:p w14:paraId="7EA4AA29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0E20D27F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1C37FF52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2B4AB492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6BFE1F53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0F04AEA3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41AC63E1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0D807F37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159D179B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469F58BE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6A1C5D25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5D2E3266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50506AB7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381ACB64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76F99E28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554C6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</w:tr>
      <w:tr w:rsidR="004566EB" w:rsidRPr="004566EB" w14:paraId="4A8F23E8" w14:textId="77777777" w:rsidTr="009127DD">
        <w:trPr>
          <w:trHeight w:val="638"/>
        </w:trPr>
        <w:tc>
          <w:tcPr>
            <w:tcW w:w="751" w:type="dxa"/>
          </w:tcPr>
          <w:p w14:paraId="27D31584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1.1.3</w:t>
            </w:r>
          </w:p>
        </w:tc>
        <w:tc>
          <w:tcPr>
            <w:tcW w:w="2759" w:type="dxa"/>
          </w:tcPr>
          <w:p w14:paraId="67ED2BDD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экспериментальной частью</w:t>
            </w:r>
            <w:r w:rsidRPr="004566EB">
              <w:rPr>
                <w:sz w:val="22"/>
                <w:szCs w:val="22"/>
                <w:vertAlign w:val="superscript"/>
              </w:rPr>
              <w:t>1</w:t>
            </w:r>
            <w:r w:rsidR="00BC150A">
              <w:rPr>
                <w:sz w:val="22"/>
                <w:szCs w:val="22"/>
                <w:vertAlign w:val="superscript"/>
              </w:rPr>
              <w:t>5</w:t>
            </w:r>
            <w:r w:rsidRPr="004566EB">
              <w:rPr>
                <w:sz w:val="22"/>
                <w:szCs w:val="22"/>
              </w:rPr>
              <w:t>:</w:t>
            </w:r>
          </w:p>
          <w:p w14:paraId="10B89EFF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15B84AB8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5A174384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49861484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37CDE591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70ECCECE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47C69A97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2925601C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19E4D011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7A0ED0FF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2574C904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00B46584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23A72BAE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5F438AED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8DD6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</w:tr>
      <w:tr w:rsidR="004566EB" w:rsidRPr="004566EB" w14:paraId="5742231C" w14:textId="77777777" w:rsidTr="009127DD">
        <w:trPr>
          <w:trHeight w:val="638"/>
        </w:trPr>
        <w:tc>
          <w:tcPr>
            <w:tcW w:w="751" w:type="dxa"/>
          </w:tcPr>
          <w:p w14:paraId="70615AF6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1.1.4</w:t>
            </w:r>
          </w:p>
        </w:tc>
        <w:tc>
          <w:tcPr>
            <w:tcW w:w="2759" w:type="dxa"/>
          </w:tcPr>
          <w:p w14:paraId="61EB8DD8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Публикации научных статей</w:t>
            </w:r>
            <w:r w:rsidRPr="004566EB">
              <w:rPr>
                <w:sz w:val="22"/>
                <w:szCs w:val="22"/>
                <w:vertAlign w:val="superscript"/>
              </w:rPr>
              <w:footnoteReference w:id="16"/>
            </w:r>
            <w:r w:rsidRPr="004566EB">
              <w:rPr>
                <w:sz w:val="22"/>
                <w:szCs w:val="22"/>
              </w:rPr>
              <w:t>:</w:t>
            </w:r>
          </w:p>
          <w:p w14:paraId="24AD88B0" w14:textId="77777777" w:rsidR="00AB60E7" w:rsidRPr="004566EB" w:rsidRDefault="00AB60E7" w:rsidP="0074738E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ВАК </w:t>
            </w:r>
            <w:r w:rsidR="007E3027">
              <w:rPr>
                <w:sz w:val="22"/>
                <w:szCs w:val="22"/>
              </w:rPr>
              <w:t xml:space="preserve">    </w:t>
            </w:r>
            <w:r w:rsidRPr="004566EB">
              <w:rPr>
                <w:sz w:val="22"/>
                <w:szCs w:val="22"/>
              </w:rPr>
              <w:t xml:space="preserve"> ____</w:t>
            </w:r>
          </w:p>
          <w:p w14:paraId="30618D06" w14:textId="77777777" w:rsidR="00A203FD" w:rsidRPr="004566EB" w:rsidRDefault="00AB60E7" w:rsidP="0074738E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A203FD" w:rsidRPr="004566EB">
              <w:rPr>
                <w:sz w:val="22"/>
                <w:szCs w:val="22"/>
              </w:rPr>
              <w:t xml:space="preserve">  </w:t>
            </w:r>
            <w:r w:rsidR="007E3027">
              <w:rPr>
                <w:sz w:val="22"/>
                <w:szCs w:val="22"/>
              </w:rPr>
              <w:t xml:space="preserve">    </w:t>
            </w:r>
            <w:r w:rsidR="00A203FD" w:rsidRPr="004566EB">
              <w:rPr>
                <w:sz w:val="22"/>
                <w:szCs w:val="22"/>
              </w:rPr>
              <w:t xml:space="preserve">____   </w:t>
            </w:r>
          </w:p>
          <w:p w14:paraId="296BE4CA" w14:textId="77777777" w:rsidR="00AB60E7" w:rsidRPr="004566EB" w:rsidRDefault="00AB60E7" w:rsidP="0074738E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="007E3027">
              <w:rPr>
                <w:sz w:val="22"/>
                <w:szCs w:val="22"/>
              </w:rPr>
              <w:t xml:space="preserve"> </w:t>
            </w:r>
            <w:r w:rsidRPr="004566EB">
              <w:rPr>
                <w:sz w:val="22"/>
                <w:szCs w:val="22"/>
              </w:rPr>
              <w:t xml:space="preserve"> ____    </w:t>
            </w:r>
          </w:p>
          <w:p w14:paraId="2B34E968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27EB1453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007769F4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7928" w14:textId="77777777" w:rsidR="00AB60E7" w:rsidRPr="004566EB" w:rsidRDefault="00AB60E7" w:rsidP="00AB60E7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Количество статей:</w:t>
            </w:r>
          </w:p>
          <w:p w14:paraId="2BBC99E6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ВАК  </w:t>
            </w:r>
            <w:r w:rsidR="007E3027">
              <w:rPr>
                <w:sz w:val="22"/>
                <w:szCs w:val="22"/>
              </w:rPr>
              <w:t xml:space="preserve">    </w:t>
            </w:r>
            <w:r w:rsidRPr="004566EB">
              <w:rPr>
                <w:sz w:val="22"/>
                <w:szCs w:val="22"/>
              </w:rPr>
              <w:t>____</w:t>
            </w:r>
          </w:p>
          <w:p w14:paraId="7D68CB87" w14:textId="77777777" w:rsidR="00A203FD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A203FD" w:rsidRPr="004566EB">
              <w:rPr>
                <w:sz w:val="22"/>
                <w:szCs w:val="22"/>
              </w:rPr>
              <w:t xml:space="preserve"> </w:t>
            </w:r>
            <w:r w:rsidR="007E3027">
              <w:rPr>
                <w:sz w:val="22"/>
                <w:szCs w:val="22"/>
              </w:rPr>
              <w:t xml:space="preserve">    </w:t>
            </w:r>
            <w:r w:rsidR="00A203FD" w:rsidRPr="004566EB">
              <w:rPr>
                <w:sz w:val="22"/>
                <w:szCs w:val="22"/>
              </w:rPr>
              <w:t xml:space="preserve"> ____</w:t>
            </w:r>
          </w:p>
          <w:p w14:paraId="3854EC9C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  ____    </w:t>
            </w:r>
          </w:p>
          <w:p w14:paraId="2D05EC2C" w14:textId="77777777" w:rsidR="00AB60E7" w:rsidRPr="004566EB" w:rsidRDefault="00AB60E7" w:rsidP="00AB60E7">
            <w:pPr>
              <w:ind w:left="465"/>
              <w:rPr>
                <w:sz w:val="22"/>
                <w:szCs w:val="22"/>
              </w:rPr>
            </w:pPr>
          </w:p>
        </w:tc>
      </w:tr>
      <w:tr w:rsidR="004566EB" w:rsidRPr="004566EB" w14:paraId="04CA410A" w14:textId="77777777" w:rsidTr="009127DD">
        <w:trPr>
          <w:trHeight w:val="638"/>
        </w:trPr>
        <w:tc>
          <w:tcPr>
            <w:tcW w:w="751" w:type="dxa"/>
          </w:tcPr>
          <w:p w14:paraId="1F49BBD2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1.1.5</w:t>
            </w:r>
          </w:p>
        </w:tc>
        <w:tc>
          <w:tcPr>
            <w:tcW w:w="2759" w:type="dxa"/>
          </w:tcPr>
          <w:p w14:paraId="6AB7282D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Участие в конференциях</w:t>
            </w:r>
            <w:r w:rsidRPr="004566EB">
              <w:rPr>
                <w:sz w:val="22"/>
                <w:szCs w:val="22"/>
                <w:vertAlign w:val="superscript"/>
              </w:rPr>
              <w:footnoteReference w:id="17"/>
            </w:r>
            <w:r w:rsidRPr="004566EB">
              <w:rPr>
                <w:sz w:val="22"/>
                <w:szCs w:val="22"/>
              </w:rPr>
              <w:t xml:space="preserve">                         ____</w:t>
            </w:r>
          </w:p>
          <w:p w14:paraId="0F8D2BBB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35D34F32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0691F5BA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9BC4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354074B6" w14:textId="77777777" w:rsidR="00AB60E7" w:rsidRPr="004566EB" w:rsidRDefault="00AB60E7" w:rsidP="00AB60E7">
            <w:pPr>
              <w:ind w:left="465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_____</w:t>
            </w:r>
          </w:p>
        </w:tc>
      </w:tr>
      <w:tr w:rsidR="00AB60E7" w:rsidRPr="004566EB" w14:paraId="44EA7526" w14:textId="77777777" w:rsidTr="009127DD">
        <w:trPr>
          <w:trHeight w:val="638"/>
        </w:trPr>
        <w:tc>
          <w:tcPr>
            <w:tcW w:w="751" w:type="dxa"/>
          </w:tcPr>
          <w:p w14:paraId="5E2DC4B8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1.1.6 </w:t>
            </w:r>
          </w:p>
        </w:tc>
        <w:tc>
          <w:tcPr>
            <w:tcW w:w="2759" w:type="dxa"/>
          </w:tcPr>
          <w:p w14:paraId="1CE0A781" w14:textId="45612ECD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Участие в научном семинаре структурного подразделения с докладом о результатах научной деятельности, </w:t>
            </w:r>
            <w:r w:rsidR="00466B3C" w:rsidRPr="00881283">
              <w:rPr>
                <w:sz w:val="22"/>
                <w:szCs w:val="22"/>
              </w:rPr>
              <w:t>представление отчета о научной деятельности</w:t>
            </w:r>
          </w:p>
        </w:tc>
        <w:tc>
          <w:tcPr>
            <w:tcW w:w="3119" w:type="dxa"/>
          </w:tcPr>
          <w:p w14:paraId="7186BF7A" w14:textId="6E49496F" w:rsidR="00AB60E7" w:rsidRPr="004566EB" w:rsidRDefault="00CC7BEC" w:rsidP="00AB60E7">
            <w:pPr>
              <w:rPr>
                <w:sz w:val="22"/>
                <w:szCs w:val="22"/>
              </w:rPr>
            </w:pPr>
            <w:ins w:id="489" w:author="Алексей Остапив" w:date="2024-12-25T00:31:00Z">
              <w:r>
                <w:rPr>
                  <w:sz w:val="22"/>
                  <w:szCs w:val="22"/>
                </w:rPr>
                <w:t>2 доклада на научных семинарах кафедры фотоники</w:t>
              </w:r>
            </w:ins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596C8D53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69979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</w:tr>
    </w:tbl>
    <w:p w14:paraId="719D0380" w14:textId="77777777" w:rsidR="00AB60E7" w:rsidRPr="004566EB" w:rsidRDefault="00AB60E7" w:rsidP="00AB60E7">
      <w:pPr>
        <w:rPr>
          <w:sz w:val="22"/>
          <w:szCs w:val="22"/>
        </w:rPr>
      </w:pPr>
    </w:p>
    <w:p w14:paraId="411B5F48" w14:textId="2FA5CF90" w:rsidR="00BF3CA5" w:rsidRPr="004566EB" w:rsidRDefault="00BF3CA5" w:rsidP="00BF3CA5">
      <w:pPr>
        <w:spacing w:line="360" w:lineRule="auto"/>
        <w:rPr>
          <w:ins w:id="490" w:author="Алексей Остапив" w:date="2024-12-25T00:47:00Z"/>
          <w:sz w:val="24"/>
          <w:szCs w:val="24"/>
        </w:rPr>
      </w:pPr>
      <w:ins w:id="491" w:author="Алексей Остапив" w:date="2024-12-25T00:47:00Z">
        <w:r w:rsidRPr="004566EB">
          <w:rPr>
            <w:sz w:val="24"/>
            <w:szCs w:val="24"/>
          </w:rPr>
          <w:t>Аспирант     __________________ /</w:t>
        </w:r>
        <w:r>
          <w:rPr>
            <w:sz w:val="24"/>
            <w:szCs w:val="24"/>
          </w:rPr>
          <w:t>Остапив А.Ю.</w:t>
        </w:r>
        <w:r w:rsidRPr="004566EB">
          <w:rPr>
            <w:sz w:val="24"/>
            <w:szCs w:val="24"/>
          </w:rPr>
          <w:t xml:space="preserve">  </w:t>
        </w:r>
        <w:r w:rsidRPr="004566EB">
          <w:rPr>
            <w:sz w:val="22"/>
            <w:szCs w:val="22"/>
          </w:rPr>
          <w:t xml:space="preserve">дата составления </w:t>
        </w:r>
      </w:ins>
    </w:p>
    <w:p w14:paraId="5223329C" w14:textId="77777777" w:rsidR="00BF3CA5" w:rsidRPr="004566EB" w:rsidRDefault="00BF3CA5" w:rsidP="00BF3CA5">
      <w:pPr>
        <w:spacing w:line="360" w:lineRule="auto"/>
        <w:rPr>
          <w:ins w:id="492" w:author="Алексей Остапив" w:date="2024-12-25T00:47:00Z"/>
          <w:sz w:val="24"/>
          <w:szCs w:val="24"/>
        </w:rPr>
      </w:pPr>
      <w:ins w:id="493" w:author="Алексей Остапив" w:date="2024-12-25T00:47:00Z">
        <w:r w:rsidRPr="004566EB">
          <w:rPr>
            <w:sz w:val="24"/>
            <w:szCs w:val="24"/>
          </w:rPr>
          <w:t>Научный руководитель ____________________ /</w:t>
        </w:r>
        <w:r>
          <w:rPr>
            <w:sz w:val="24"/>
            <w:szCs w:val="24"/>
          </w:rPr>
          <w:t>Коняшкин А.В.</w:t>
        </w:r>
      </w:ins>
    </w:p>
    <w:p w14:paraId="2B596244" w14:textId="77777777" w:rsidR="00BF3CA5" w:rsidRDefault="00BF3CA5" w:rsidP="00BF3CA5">
      <w:pPr>
        <w:rPr>
          <w:ins w:id="494" w:author="Алексей Остапив" w:date="2024-12-25T00:47:00Z"/>
          <w:sz w:val="22"/>
          <w:szCs w:val="22"/>
        </w:rPr>
      </w:pPr>
      <w:ins w:id="495" w:author="Алексей Остапив" w:date="2024-12-25T00:47:00Z">
        <w:r w:rsidRPr="004566EB">
          <w:rPr>
            <w:sz w:val="22"/>
            <w:szCs w:val="22"/>
          </w:rPr>
          <w:t>Заведующий кафедрой ____________</w:t>
        </w:r>
        <w:r>
          <w:rPr>
            <w:sz w:val="22"/>
            <w:szCs w:val="22"/>
          </w:rPr>
          <w:t>_____</w:t>
        </w:r>
        <w:r w:rsidRPr="004566EB">
          <w:rPr>
            <w:sz w:val="22"/>
            <w:szCs w:val="22"/>
          </w:rPr>
          <w:t>_ /</w:t>
        </w:r>
        <w:r>
          <w:rPr>
            <w:sz w:val="22"/>
            <w:szCs w:val="22"/>
          </w:rPr>
          <w:t>Рябушкин О.А.</w:t>
        </w:r>
        <w:r w:rsidRPr="004566EB">
          <w:rPr>
            <w:sz w:val="22"/>
            <w:szCs w:val="22"/>
          </w:rPr>
          <w:t xml:space="preserve">____ </w:t>
        </w:r>
      </w:ins>
    </w:p>
    <w:p w14:paraId="2F9C3764" w14:textId="492FC27B" w:rsidR="00AB60E7" w:rsidRPr="004566EB" w:rsidDel="00BF3CA5" w:rsidRDefault="00AB60E7" w:rsidP="00BF3CA5">
      <w:pPr>
        <w:rPr>
          <w:del w:id="496" w:author="Алексей Остапив" w:date="2024-12-25T00:47:00Z"/>
          <w:sz w:val="22"/>
          <w:szCs w:val="22"/>
        </w:rPr>
      </w:pPr>
      <w:del w:id="497" w:author="Алексей Остапив" w:date="2024-12-25T00:47:00Z">
        <w:r w:rsidRPr="004566EB" w:rsidDel="00BF3CA5">
          <w:rPr>
            <w:sz w:val="22"/>
            <w:szCs w:val="22"/>
          </w:rPr>
          <w:delText>Аспирант  ________________________________ дата составления ______________________</w:delText>
        </w:r>
      </w:del>
    </w:p>
    <w:p w14:paraId="1705D4C4" w14:textId="4844BAE1" w:rsidR="00AB60E7" w:rsidRPr="004566EB" w:rsidDel="00BF3CA5" w:rsidRDefault="00AB60E7" w:rsidP="00BF3CA5">
      <w:pPr>
        <w:rPr>
          <w:del w:id="498" w:author="Алексей Остапив" w:date="2024-12-25T00:47:00Z"/>
          <w:sz w:val="22"/>
          <w:szCs w:val="22"/>
        </w:rPr>
      </w:pPr>
    </w:p>
    <w:p w14:paraId="55C02A16" w14:textId="17DF679E" w:rsidR="00AB60E7" w:rsidRPr="004566EB" w:rsidDel="00BF3CA5" w:rsidRDefault="00AB60E7" w:rsidP="00BF3CA5">
      <w:pPr>
        <w:rPr>
          <w:del w:id="499" w:author="Алексей Остапив" w:date="2024-12-25T00:47:00Z"/>
          <w:sz w:val="22"/>
          <w:szCs w:val="22"/>
        </w:rPr>
      </w:pPr>
      <w:del w:id="500" w:author="Алексей Остапив" w:date="2024-12-25T00:47:00Z">
        <w:r w:rsidRPr="004566EB" w:rsidDel="00BF3CA5">
          <w:rPr>
            <w:sz w:val="22"/>
            <w:szCs w:val="22"/>
          </w:rPr>
          <w:delText>Научный руководитель _______</w:delText>
        </w:r>
        <w:r w:rsidR="00F6239B" w:rsidDel="00BF3CA5">
          <w:rPr>
            <w:sz w:val="22"/>
            <w:szCs w:val="22"/>
          </w:rPr>
          <w:delText>_</w:delText>
        </w:r>
        <w:r w:rsidRPr="004566EB" w:rsidDel="00BF3CA5">
          <w:rPr>
            <w:sz w:val="22"/>
            <w:szCs w:val="22"/>
          </w:rPr>
          <w:delText>__</w:delText>
        </w:r>
        <w:r w:rsidR="001728D3" w:rsidDel="00BF3CA5">
          <w:rPr>
            <w:sz w:val="22"/>
            <w:szCs w:val="22"/>
          </w:rPr>
          <w:delText>_</w:delText>
        </w:r>
        <w:r w:rsidRPr="004566EB" w:rsidDel="00BF3CA5">
          <w:rPr>
            <w:sz w:val="22"/>
            <w:szCs w:val="22"/>
          </w:rPr>
          <w:delText>_</w:delText>
        </w:r>
        <w:r w:rsidR="00F6239B" w:rsidDel="00BF3CA5">
          <w:rPr>
            <w:sz w:val="22"/>
            <w:szCs w:val="22"/>
          </w:rPr>
          <w:delText>_</w:delText>
        </w:r>
        <w:r w:rsidRPr="004566EB" w:rsidDel="00BF3CA5">
          <w:rPr>
            <w:sz w:val="22"/>
            <w:szCs w:val="22"/>
          </w:rPr>
          <w:delText xml:space="preserve">____ /____________________ </w:delText>
        </w:r>
      </w:del>
    </w:p>
    <w:p w14:paraId="481B6163" w14:textId="7096CF2B" w:rsidR="00AB60E7" w:rsidRPr="004566EB" w:rsidDel="00BF3CA5" w:rsidRDefault="00AB60E7" w:rsidP="00BF3CA5">
      <w:pPr>
        <w:rPr>
          <w:del w:id="501" w:author="Алексей Остапив" w:date="2024-12-25T00:47:00Z"/>
          <w:sz w:val="22"/>
          <w:szCs w:val="22"/>
        </w:rPr>
      </w:pPr>
    </w:p>
    <w:p w14:paraId="5D73F32C" w14:textId="23A9B898" w:rsidR="00221AED" w:rsidRDefault="00AB60E7" w:rsidP="00BF3CA5">
      <w:pPr>
        <w:rPr>
          <w:sz w:val="22"/>
          <w:szCs w:val="22"/>
        </w:rPr>
      </w:pPr>
      <w:del w:id="502" w:author="Алексей Остапив" w:date="2024-12-25T00:47:00Z">
        <w:r w:rsidRPr="004566EB" w:rsidDel="00BF3CA5">
          <w:rPr>
            <w:sz w:val="22"/>
            <w:szCs w:val="22"/>
          </w:rPr>
          <w:delText>Заведующий кафедрой _____</w:delText>
        </w:r>
        <w:r w:rsidR="00F6239B" w:rsidDel="00BF3CA5">
          <w:rPr>
            <w:sz w:val="22"/>
            <w:szCs w:val="22"/>
          </w:rPr>
          <w:delText>_</w:delText>
        </w:r>
        <w:r w:rsidR="001728D3" w:rsidDel="00BF3CA5">
          <w:rPr>
            <w:sz w:val="22"/>
            <w:szCs w:val="22"/>
          </w:rPr>
          <w:delText>_</w:delText>
        </w:r>
        <w:r w:rsidRPr="004566EB" w:rsidDel="00BF3CA5">
          <w:rPr>
            <w:sz w:val="22"/>
            <w:szCs w:val="22"/>
          </w:rPr>
          <w:delText xml:space="preserve">_________ /_____________________ </w:delText>
        </w:r>
      </w:del>
    </w:p>
    <w:sectPr w:rsidR="00221AED" w:rsidSect="00CC637E">
      <w:footerReference w:type="default" r:id="rId13"/>
      <w:pgSz w:w="11907" w:h="16839" w:code="9"/>
      <w:pgMar w:top="709" w:right="992" w:bottom="142" w:left="992" w:header="709" w:footer="224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ей Остапив" w:date="2024-12-25T00:53:00Z" w:initials="АО">
    <w:p w14:paraId="77A3D1CE" w14:textId="36EF7D02" w:rsidR="00027991" w:rsidRDefault="00027991">
      <w:pPr>
        <w:pStyle w:val="af4"/>
      </w:pPr>
      <w:r>
        <w:rPr>
          <w:rStyle w:val="af3"/>
        </w:rPr>
        <w:annotationRef/>
      </w:r>
      <w:r>
        <w:t>Как бы сюда ПРЛК приделать?...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7A3D1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15D613" w16cex:dateUtc="2024-12-24T21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7A3D1CE" w16cid:durableId="2B15D6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CFE7B" w14:textId="77777777" w:rsidR="005C780A" w:rsidRDefault="005C780A">
      <w:r>
        <w:separator/>
      </w:r>
    </w:p>
  </w:endnote>
  <w:endnote w:type="continuationSeparator" w:id="0">
    <w:p w14:paraId="3DE6A4B4" w14:textId="77777777" w:rsidR="005C780A" w:rsidRDefault="005C7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eterburg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6193766"/>
    </w:sdtPr>
    <w:sdtEndPr/>
    <w:sdtContent>
      <w:p w14:paraId="6001BB4F" w14:textId="0D9AB353" w:rsidR="00CC637E" w:rsidRDefault="00CC637E">
        <w:pPr>
          <w:pStyle w:val="a7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881283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3D7BA48F" w14:textId="77777777" w:rsidR="00CC637E" w:rsidRDefault="00CC637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0F819" w14:textId="77777777" w:rsidR="005C780A" w:rsidRDefault="005C780A">
      <w:r>
        <w:separator/>
      </w:r>
    </w:p>
  </w:footnote>
  <w:footnote w:type="continuationSeparator" w:id="0">
    <w:p w14:paraId="7F0B565A" w14:textId="77777777" w:rsidR="005C780A" w:rsidRDefault="005C780A">
      <w:r>
        <w:continuationSeparator/>
      </w:r>
    </w:p>
  </w:footnote>
  <w:footnote w:id="1">
    <w:p w14:paraId="71F226E1" w14:textId="77777777" w:rsidR="00CC637E" w:rsidRDefault="00CC637E">
      <w:pPr>
        <w:pStyle w:val="ac"/>
      </w:pPr>
      <w:r>
        <w:rPr>
          <w:rStyle w:val="ae"/>
        </w:rPr>
        <w:footnoteRef/>
      </w:r>
      <w:r w:rsidRPr="00563CCA">
        <w:rPr>
          <w:sz w:val="18"/>
          <w:szCs w:val="18"/>
        </w:rPr>
        <w:t xml:space="preserve">Утверждение темы осуществляется не позднее 30 </w:t>
      </w:r>
      <w:r>
        <w:rPr>
          <w:sz w:val="18"/>
          <w:szCs w:val="18"/>
        </w:rPr>
        <w:t>сентября</w:t>
      </w:r>
    </w:p>
  </w:footnote>
  <w:footnote w:id="2">
    <w:p w14:paraId="71CA7228" w14:textId="77777777" w:rsidR="00CC637E" w:rsidRPr="00070641" w:rsidRDefault="00CC637E" w:rsidP="0079116F">
      <w:pPr>
        <w:pStyle w:val="ac"/>
        <w:ind w:right="-425"/>
        <w:rPr>
          <w:sz w:val="18"/>
          <w:szCs w:val="18"/>
        </w:rPr>
      </w:pPr>
      <w:r>
        <w:rPr>
          <w:rStyle w:val="ae"/>
        </w:rPr>
        <w:footnoteRef/>
      </w:r>
      <w:r w:rsidRPr="00563CCA">
        <w:rPr>
          <w:sz w:val="18"/>
          <w:szCs w:val="18"/>
        </w:rPr>
        <w:t>Выбор дисциплин необходимо осуществить в личном кабинете:</w:t>
      </w:r>
      <w:hyperlink r:id="rId1" w:history="1">
        <w:r w:rsidRPr="00563CCA">
          <w:rPr>
            <w:rStyle w:val="a6"/>
            <w:sz w:val="18"/>
            <w:szCs w:val="18"/>
          </w:rPr>
          <w:t>https://profile.mipt.ru/</w:t>
        </w:r>
      </w:hyperlink>
      <w:r>
        <w:t xml:space="preserve"> </w:t>
      </w:r>
      <w:r w:rsidRPr="00070641">
        <w:rPr>
          <w:sz w:val="18"/>
          <w:szCs w:val="18"/>
        </w:rPr>
        <w:t>и внести наименование в общий план работы</w:t>
      </w:r>
    </w:p>
  </w:footnote>
  <w:footnote w:id="3">
    <w:p w14:paraId="7E8A6270" w14:textId="77BD6C65" w:rsidR="00CC637E" w:rsidRPr="00563CCA" w:rsidRDefault="00CC637E">
      <w:pPr>
        <w:pStyle w:val="ac"/>
        <w:rPr>
          <w:sz w:val="18"/>
          <w:szCs w:val="18"/>
        </w:rPr>
      </w:pPr>
      <w:r w:rsidRPr="00C9746F">
        <w:rPr>
          <w:rStyle w:val="ae"/>
          <w:sz w:val="18"/>
          <w:szCs w:val="18"/>
        </w:rPr>
        <w:footnoteRef/>
      </w:r>
      <w:r>
        <w:rPr>
          <w:sz w:val="18"/>
          <w:szCs w:val="18"/>
        </w:rPr>
        <w:t>План диссертации необходимо заполнить до 30 сентября</w:t>
      </w:r>
      <w:r w:rsidRPr="00C9746F">
        <w:rPr>
          <w:sz w:val="18"/>
          <w:szCs w:val="18"/>
        </w:rPr>
        <w:t>.  В дальнейшем вносятся изменения по мере необходимости</w:t>
      </w:r>
    </w:p>
  </w:footnote>
  <w:footnote w:id="4">
    <w:p w14:paraId="1DEF50E9" w14:textId="77777777" w:rsidR="00CC637E" w:rsidRPr="00F3072B" w:rsidRDefault="00CC637E" w:rsidP="00F3072B">
      <w:pPr>
        <w:pStyle w:val="ac"/>
      </w:pPr>
      <w:r>
        <w:rPr>
          <w:rStyle w:val="ae"/>
        </w:rPr>
        <w:footnoteRef/>
      </w:r>
      <w:r w:rsidRPr="000F0A59">
        <w:rPr>
          <w:sz w:val="18"/>
          <w:szCs w:val="18"/>
        </w:rPr>
        <w:t>Планирование осуществляется на учебный год</w:t>
      </w:r>
      <w:r>
        <w:rPr>
          <w:sz w:val="18"/>
          <w:szCs w:val="18"/>
        </w:rPr>
        <w:t>, визируется подписью научного руководителя</w:t>
      </w:r>
    </w:p>
  </w:footnote>
  <w:footnote w:id="5">
    <w:p w14:paraId="00FFB59E" w14:textId="3474C2CE" w:rsidR="00CC637E" w:rsidRPr="00563CCA" w:rsidRDefault="00CC637E">
      <w:pPr>
        <w:pStyle w:val="ac"/>
        <w:rPr>
          <w:sz w:val="18"/>
          <w:szCs w:val="18"/>
        </w:rPr>
      </w:pPr>
      <w:r w:rsidRPr="00563CCA">
        <w:rPr>
          <w:rStyle w:val="ae"/>
          <w:sz w:val="18"/>
          <w:szCs w:val="18"/>
        </w:rPr>
        <w:footnoteRef/>
      </w:r>
      <w:r w:rsidRPr="000F0A59">
        <w:rPr>
          <w:sz w:val="18"/>
          <w:szCs w:val="18"/>
        </w:rPr>
        <w:t>Планирование осуществляется на</w:t>
      </w:r>
      <w:r>
        <w:rPr>
          <w:sz w:val="18"/>
          <w:szCs w:val="18"/>
        </w:rPr>
        <w:t xml:space="preserve"> </w:t>
      </w:r>
      <w:r w:rsidRPr="000F0A59">
        <w:rPr>
          <w:sz w:val="18"/>
          <w:szCs w:val="18"/>
        </w:rPr>
        <w:t xml:space="preserve"> учебный год</w:t>
      </w:r>
      <w:r>
        <w:rPr>
          <w:sz w:val="18"/>
          <w:szCs w:val="18"/>
        </w:rPr>
        <w:t>, визируется подписью научного руководителя</w:t>
      </w:r>
    </w:p>
  </w:footnote>
  <w:footnote w:id="6">
    <w:p w14:paraId="6CE72000" w14:textId="7CD8540A" w:rsidR="00CC637E" w:rsidRPr="00FB0AF5" w:rsidRDefault="00CC637E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</w:t>
      </w:r>
      <w:r>
        <w:rPr>
          <w:sz w:val="18"/>
          <w:szCs w:val="18"/>
        </w:rPr>
        <w:t>В графе «Краткое содержание работы» у</w:t>
      </w:r>
      <w:r w:rsidRPr="00FB0AF5">
        <w:rPr>
          <w:sz w:val="18"/>
          <w:szCs w:val="18"/>
        </w:rPr>
        <w:t>казывается наименование раздела, подраздела диссертации</w:t>
      </w:r>
      <w:r>
        <w:rPr>
          <w:sz w:val="18"/>
          <w:szCs w:val="18"/>
        </w:rPr>
        <w:t>, краткое содержание планируемой работы</w:t>
      </w:r>
    </w:p>
  </w:footnote>
  <w:footnote w:id="7">
    <w:p w14:paraId="79C38347" w14:textId="07F09638" w:rsidR="00CC637E" w:rsidRPr="00FB0AF5" w:rsidRDefault="00CC637E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>Указывается количество статей</w:t>
      </w:r>
      <w:r>
        <w:rPr>
          <w:sz w:val="18"/>
          <w:szCs w:val="18"/>
        </w:rPr>
        <w:t xml:space="preserve">: если журнал входит в несколько реферативных баз, необходимо внести сведения 1 раз </w:t>
      </w:r>
    </w:p>
  </w:footnote>
  <w:footnote w:id="8">
    <w:p w14:paraId="5C903A18" w14:textId="77777777" w:rsidR="00CC637E" w:rsidRPr="00FB0AF5" w:rsidRDefault="00CC637E" w:rsidP="00A403CE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>Указывается количество конференций</w:t>
      </w:r>
    </w:p>
    <w:p w14:paraId="24119BF0" w14:textId="77777777" w:rsidR="00CC637E" w:rsidRDefault="00CC637E">
      <w:pPr>
        <w:pStyle w:val="ac"/>
      </w:pPr>
    </w:p>
  </w:footnote>
  <w:footnote w:id="9">
    <w:p w14:paraId="52980B45" w14:textId="58EA92AB" w:rsidR="00CC637E" w:rsidRPr="00FB0AF5" w:rsidRDefault="00CC637E" w:rsidP="00BB5DAC">
      <w:pPr>
        <w:pStyle w:val="ac"/>
        <w:rPr>
          <w:sz w:val="18"/>
          <w:szCs w:val="18"/>
        </w:rPr>
      </w:pPr>
      <w:r>
        <w:rPr>
          <w:rStyle w:val="ae"/>
        </w:rPr>
        <w:footnoteRef/>
      </w:r>
      <w:r>
        <w:rPr>
          <w:sz w:val="18"/>
          <w:szCs w:val="18"/>
        </w:rPr>
        <w:t>В графе «Краткое содержание работы» у</w:t>
      </w:r>
      <w:r w:rsidRPr="00FB0AF5">
        <w:rPr>
          <w:sz w:val="18"/>
          <w:szCs w:val="18"/>
        </w:rPr>
        <w:t>казывается наименование раздела, подраздела диссертации</w:t>
      </w:r>
      <w:r>
        <w:rPr>
          <w:sz w:val="18"/>
          <w:szCs w:val="18"/>
        </w:rPr>
        <w:t>, краткое содержание планируемой работы</w:t>
      </w:r>
    </w:p>
  </w:footnote>
  <w:footnote w:id="10">
    <w:p w14:paraId="2DF5420A" w14:textId="78C73E8F" w:rsidR="00CC637E" w:rsidRPr="00CC637E" w:rsidRDefault="00CC637E" w:rsidP="00CC637E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статей</w:t>
      </w:r>
      <w:r w:rsidRPr="00CC637E">
        <w:rPr>
          <w:sz w:val="18"/>
          <w:szCs w:val="18"/>
        </w:rPr>
        <w:t>: если журнал входит в несколько реферативных баз, необходимо внести сведения 1 раз</w:t>
      </w:r>
    </w:p>
  </w:footnote>
  <w:footnote w:id="11">
    <w:p w14:paraId="34F349A8" w14:textId="77777777" w:rsidR="00CC637E" w:rsidRPr="00FB0AF5" w:rsidRDefault="00CC637E" w:rsidP="00BB5DAC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конференций</w:t>
      </w:r>
    </w:p>
    <w:p w14:paraId="745D8B91" w14:textId="77777777" w:rsidR="00CC637E" w:rsidRDefault="00CC637E" w:rsidP="00BB5DAC">
      <w:pPr>
        <w:pStyle w:val="ac"/>
      </w:pPr>
    </w:p>
  </w:footnote>
  <w:footnote w:id="12">
    <w:p w14:paraId="43C03C33" w14:textId="5A267DFF" w:rsidR="00CC637E" w:rsidRPr="00FB0AF5" w:rsidRDefault="00CC637E" w:rsidP="00DA3D76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</w:t>
      </w:r>
      <w:r>
        <w:rPr>
          <w:sz w:val="18"/>
          <w:szCs w:val="18"/>
        </w:rPr>
        <w:t>В графе «Краткое содержание работы» у</w:t>
      </w:r>
      <w:r w:rsidRPr="00FB0AF5">
        <w:rPr>
          <w:sz w:val="18"/>
          <w:szCs w:val="18"/>
        </w:rPr>
        <w:t>казывается наименование раздела, подраздела диссертации</w:t>
      </w:r>
      <w:r>
        <w:rPr>
          <w:sz w:val="18"/>
          <w:szCs w:val="18"/>
        </w:rPr>
        <w:t>, краткое содержание планируемой работы</w:t>
      </w:r>
    </w:p>
  </w:footnote>
  <w:footnote w:id="13">
    <w:p w14:paraId="40D25A8D" w14:textId="316537DE" w:rsidR="00CC637E" w:rsidRPr="00FB0AF5" w:rsidRDefault="00CC637E" w:rsidP="00DA3D76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статей</w:t>
      </w:r>
      <w:r w:rsidRPr="00CC637E">
        <w:rPr>
          <w:sz w:val="18"/>
          <w:szCs w:val="18"/>
        </w:rPr>
        <w:t>: если журнал входит в несколько реферативных баз, необходимо внести сведения 1 раз</w:t>
      </w:r>
    </w:p>
  </w:footnote>
  <w:footnote w:id="14">
    <w:p w14:paraId="60E8ADE2" w14:textId="77777777" w:rsidR="00CC637E" w:rsidRPr="00FB0AF5" w:rsidRDefault="00CC637E" w:rsidP="00DA3D76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конференций</w:t>
      </w:r>
    </w:p>
    <w:p w14:paraId="5963AF0F" w14:textId="77777777" w:rsidR="00CC637E" w:rsidRDefault="00CC637E" w:rsidP="00DA3D76">
      <w:pPr>
        <w:pStyle w:val="ac"/>
      </w:pPr>
    </w:p>
  </w:footnote>
  <w:footnote w:id="15">
    <w:p w14:paraId="603FCB3B" w14:textId="411167DE" w:rsidR="00CC637E" w:rsidRPr="00FB0AF5" w:rsidRDefault="00CC637E" w:rsidP="00AB60E7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</w:t>
      </w:r>
      <w:r w:rsidR="00881283">
        <w:rPr>
          <w:sz w:val="18"/>
          <w:szCs w:val="18"/>
        </w:rPr>
        <w:t>В графе «Краткое содержание работы» у</w:t>
      </w:r>
      <w:r w:rsidR="00881283" w:rsidRPr="00FB0AF5">
        <w:rPr>
          <w:sz w:val="18"/>
          <w:szCs w:val="18"/>
        </w:rPr>
        <w:t>казывается наименование раздела, подраздела диссертации</w:t>
      </w:r>
      <w:r w:rsidR="00881283">
        <w:rPr>
          <w:sz w:val="18"/>
          <w:szCs w:val="18"/>
        </w:rPr>
        <w:t>, краткое содержание планируемой работы</w:t>
      </w:r>
    </w:p>
  </w:footnote>
  <w:footnote w:id="16">
    <w:p w14:paraId="0A648F26" w14:textId="5A5A7F9C" w:rsidR="00CC637E" w:rsidRPr="00FB0AF5" w:rsidRDefault="00CC637E" w:rsidP="00AB60E7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статей</w:t>
      </w:r>
      <w:r w:rsidR="00881283" w:rsidRPr="00881283">
        <w:rPr>
          <w:sz w:val="18"/>
          <w:szCs w:val="18"/>
        </w:rPr>
        <w:t>: если журнал входит в несколько реферативных баз, необходимо внести сведения 1 раз</w:t>
      </w:r>
    </w:p>
  </w:footnote>
  <w:footnote w:id="17">
    <w:p w14:paraId="4ED449D2" w14:textId="77777777" w:rsidR="00CC637E" w:rsidRPr="00FB0AF5" w:rsidRDefault="00CC637E" w:rsidP="00AB60E7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конференций</w:t>
      </w:r>
    </w:p>
    <w:p w14:paraId="4120CCCA" w14:textId="77777777" w:rsidR="00CC637E" w:rsidRDefault="00CC637E" w:rsidP="00AB60E7">
      <w:pPr>
        <w:pStyle w:val="ac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5B68"/>
    <w:multiLevelType w:val="hybridMultilevel"/>
    <w:tmpl w:val="677CA0EA"/>
    <w:lvl w:ilvl="0" w:tplc="8C8658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411DB"/>
    <w:multiLevelType w:val="multilevel"/>
    <w:tmpl w:val="DF1AA23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2" w15:restartNumberingAfterBreak="0">
    <w:nsid w:val="12EE692A"/>
    <w:multiLevelType w:val="hybridMultilevel"/>
    <w:tmpl w:val="BDCA90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A6D80"/>
    <w:multiLevelType w:val="hybridMultilevel"/>
    <w:tmpl w:val="183E7EFE"/>
    <w:lvl w:ilvl="0" w:tplc="4B960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40CEA"/>
    <w:multiLevelType w:val="hybridMultilevel"/>
    <w:tmpl w:val="B12EB312"/>
    <w:lvl w:ilvl="0" w:tplc="97BC8062">
      <w:start w:val="1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43989"/>
    <w:multiLevelType w:val="hybridMultilevel"/>
    <w:tmpl w:val="0B3C7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A6193"/>
    <w:multiLevelType w:val="hybridMultilevel"/>
    <w:tmpl w:val="B1024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034D8"/>
    <w:multiLevelType w:val="multilevel"/>
    <w:tmpl w:val="F112E6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E54466C"/>
    <w:multiLevelType w:val="hybridMultilevel"/>
    <w:tmpl w:val="F0D26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9571F2"/>
    <w:multiLevelType w:val="hybridMultilevel"/>
    <w:tmpl w:val="1C483E28"/>
    <w:lvl w:ilvl="0" w:tplc="3C087C7A">
      <w:start w:val="1"/>
      <w:numFmt w:val="decimal"/>
      <w:lvlText w:val="%1."/>
      <w:lvlJc w:val="left"/>
      <w:pPr>
        <w:ind w:left="13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6" w:hanging="360"/>
      </w:pPr>
    </w:lvl>
    <w:lvl w:ilvl="2" w:tplc="0419001B" w:tentative="1">
      <w:start w:val="1"/>
      <w:numFmt w:val="lowerRoman"/>
      <w:lvlText w:val="%3."/>
      <w:lvlJc w:val="right"/>
      <w:pPr>
        <w:ind w:left="2826" w:hanging="180"/>
      </w:pPr>
    </w:lvl>
    <w:lvl w:ilvl="3" w:tplc="0419000F" w:tentative="1">
      <w:start w:val="1"/>
      <w:numFmt w:val="decimal"/>
      <w:lvlText w:val="%4."/>
      <w:lvlJc w:val="left"/>
      <w:pPr>
        <w:ind w:left="3546" w:hanging="360"/>
      </w:pPr>
    </w:lvl>
    <w:lvl w:ilvl="4" w:tplc="04190019" w:tentative="1">
      <w:start w:val="1"/>
      <w:numFmt w:val="lowerLetter"/>
      <w:lvlText w:val="%5."/>
      <w:lvlJc w:val="left"/>
      <w:pPr>
        <w:ind w:left="4266" w:hanging="360"/>
      </w:pPr>
    </w:lvl>
    <w:lvl w:ilvl="5" w:tplc="0419001B" w:tentative="1">
      <w:start w:val="1"/>
      <w:numFmt w:val="lowerRoman"/>
      <w:lvlText w:val="%6."/>
      <w:lvlJc w:val="right"/>
      <w:pPr>
        <w:ind w:left="4986" w:hanging="180"/>
      </w:pPr>
    </w:lvl>
    <w:lvl w:ilvl="6" w:tplc="0419000F" w:tentative="1">
      <w:start w:val="1"/>
      <w:numFmt w:val="decimal"/>
      <w:lvlText w:val="%7."/>
      <w:lvlJc w:val="left"/>
      <w:pPr>
        <w:ind w:left="5706" w:hanging="360"/>
      </w:pPr>
    </w:lvl>
    <w:lvl w:ilvl="7" w:tplc="04190019" w:tentative="1">
      <w:start w:val="1"/>
      <w:numFmt w:val="lowerLetter"/>
      <w:lvlText w:val="%8."/>
      <w:lvlJc w:val="left"/>
      <w:pPr>
        <w:ind w:left="6426" w:hanging="360"/>
      </w:pPr>
    </w:lvl>
    <w:lvl w:ilvl="8" w:tplc="041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10" w15:restartNumberingAfterBreak="0">
    <w:nsid w:val="327E4BD8"/>
    <w:multiLevelType w:val="hybridMultilevel"/>
    <w:tmpl w:val="F6664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95168"/>
    <w:multiLevelType w:val="multilevel"/>
    <w:tmpl w:val="6F6272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trike w:val="0"/>
        <w:dstrike w:val="0"/>
        <w:u w:val="none"/>
        <w:effect w:val="none"/>
      </w:rPr>
    </w:lvl>
    <w:lvl w:ilvl="1" w:tentative="1">
      <w:start w:val="1"/>
      <w:numFmt w:val="lowerLetter"/>
      <w:lvlText w:val="%2."/>
      <w:lvlJc w:val="left"/>
      <w:pPr>
        <w:ind w:left="1386" w:hanging="360"/>
      </w:pPr>
    </w:lvl>
    <w:lvl w:ilvl="2" w:tentative="1">
      <w:start w:val="1"/>
      <w:numFmt w:val="lowerRoman"/>
      <w:lvlText w:val="%3."/>
      <w:lvlJc w:val="right"/>
      <w:pPr>
        <w:ind w:left="2106" w:hanging="180"/>
      </w:pPr>
    </w:lvl>
    <w:lvl w:ilvl="3" w:tentative="1">
      <w:start w:val="1"/>
      <w:numFmt w:val="decimal"/>
      <w:lvlText w:val="%4."/>
      <w:lvlJc w:val="left"/>
      <w:pPr>
        <w:ind w:left="2826" w:hanging="360"/>
      </w:pPr>
    </w:lvl>
    <w:lvl w:ilvl="4" w:tentative="1">
      <w:start w:val="1"/>
      <w:numFmt w:val="lowerLetter"/>
      <w:lvlText w:val="%5."/>
      <w:lvlJc w:val="left"/>
      <w:pPr>
        <w:ind w:left="3546" w:hanging="360"/>
      </w:pPr>
    </w:lvl>
    <w:lvl w:ilvl="5" w:tentative="1">
      <w:start w:val="1"/>
      <w:numFmt w:val="lowerRoman"/>
      <w:lvlText w:val="%6."/>
      <w:lvlJc w:val="right"/>
      <w:pPr>
        <w:ind w:left="4266" w:hanging="180"/>
      </w:pPr>
    </w:lvl>
    <w:lvl w:ilvl="6" w:tentative="1">
      <w:start w:val="1"/>
      <w:numFmt w:val="decimal"/>
      <w:lvlText w:val="%7."/>
      <w:lvlJc w:val="left"/>
      <w:pPr>
        <w:ind w:left="4986" w:hanging="360"/>
      </w:pPr>
    </w:lvl>
    <w:lvl w:ilvl="7" w:tentative="1">
      <w:start w:val="1"/>
      <w:numFmt w:val="lowerLetter"/>
      <w:lvlText w:val="%8."/>
      <w:lvlJc w:val="left"/>
      <w:pPr>
        <w:ind w:left="5706" w:hanging="360"/>
      </w:pPr>
    </w:lvl>
    <w:lvl w:ilvl="8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2" w15:restartNumberingAfterBreak="0">
    <w:nsid w:val="356524D4"/>
    <w:multiLevelType w:val="hybridMultilevel"/>
    <w:tmpl w:val="C4FC89EA"/>
    <w:lvl w:ilvl="0" w:tplc="3C087C7A">
      <w:start w:val="1"/>
      <w:numFmt w:val="decimal"/>
      <w:lvlText w:val="%1."/>
      <w:lvlJc w:val="left"/>
      <w:pPr>
        <w:ind w:left="6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6" w:hanging="360"/>
      </w:pPr>
    </w:lvl>
    <w:lvl w:ilvl="2" w:tplc="0419001B" w:tentative="1">
      <w:start w:val="1"/>
      <w:numFmt w:val="lowerRoman"/>
      <w:lvlText w:val="%3."/>
      <w:lvlJc w:val="right"/>
      <w:pPr>
        <w:ind w:left="2106" w:hanging="180"/>
      </w:pPr>
    </w:lvl>
    <w:lvl w:ilvl="3" w:tplc="0419000F" w:tentative="1">
      <w:start w:val="1"/>
      <w:numFmt w:val="decimal"/>
      <w:lvlText w:val="%4."/>
      <w:lvlJc w:val="left"/>
      <w:pPr>
        <w:ind w:left="2826" w:hanging="360"/>
      </w:pPr>
    </w:lvl>
    <w:lvl w:ilvl="4" w:tplc="04190019" w:tentative="1">
      <w:start w:val="1"/>
      <w:numFmt w:val="lowerLetter"/>
      <w:lvlText w:val="%5."/>
      <w:lvlJc w:val="left"/>
      <w:pPr>
        <w:ind w:left="3546" w:hanging="360"/>
      </w:pPr>
    </w:lvl>
    <w:lvl w:ilvl="5" w:tplc="0419001B" w:tentative="1">
      <w:start w:val="1"/>
      <w:numFmt w:val="lowerRoman"/>
      <w:lvlText w:val="%6."/>
      <w:lvlJc w:val="right"/>
      <w:pPr>
        <w:ind w:left="4266" w:hanging="180"/>
      </w:pPr>
    </w:lvl>
    <w:lvl w:ilvl="6" w:tplc="0419000F" w:tentative="1">
      <w:start w:val="1"/>
      <w:numFmt w:val="decimal"/>
      <w:lvlText w:val="%7."/>
      <w:lvlJc w:val="left"/>
      <w:pPr>
        <w:ind w:left="4986" w:hanging="360"/>
      </w:pPr>
    </w:lvl>
    <w:lvl w:ilvl="7" w:tplc="04190019" w:tentative="1">
      <w:start w:val="1"/>
      <w:numFmt w:val="lowerLetter"/>
      <w:lvlText w:val="%8."/>
      <w:lvlJc w:val="left"/>
      <w:pPr>
        <w:ind w:left="5706" w:hanging="360"/>
      </w:pPr>
    </w:lvl>
    <w:lvl w:ilvl="8" w:tplc="041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3" w15:restartNumberingAfterBreak="0">
    <w:nsid w:val="365C1E7E"/>
    <w:multiLevelType w:val="hybridMultilevel"/>
    <w:tmpl w:val="B3147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C0997"/>
    <w:multiLevelType w:val="multilevel"/>
    <w:tmpl w:val="7C4A82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3B253D85"/>
    <w:multiLevelType w:val="hybridMultilevel"/>
    <w:tmpl w:val="B3147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737F43"/>
    <w:multiLevelType w:val="hybridMultilevel"/>
    <w:tmpl w:val="E6F4C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E45A6A"/>
    <w:multiLevelType w:val="hybridMultilevel"/>
    <w:tmpl w:val="C4FC89EA"/>
    <w:lvl w:ilvl="0" w:tplc="3C087C7A">
      <w:start w:val="1"/>
      <w:numFmt w:val="decimal"/>
      <w:lvlText w:val="%1."/>
      <w:lvlJc w:val="left"/>
      <w:pPr>
        <w:ind w:left="6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6" w:hanging="360"/>
      </w:pPr>
    </w:lvl>
    <w:lvl w:ilvl="2" w:tplc="0419001B" w:tentative="1">
      <w:start w:val="1"/>
      <w:numFmt w:val="lowerRoman"/>
      <w:lvlText w:val="%3."/>
      <w:lvlJc w:val="right"/>
      <w:pPr>
        <w:ind w:left="2106" w:hanging="180"/>
      </w:pPr>
    </w:lvl>
    <w:lvl w:ilvl="3" w:tplc="0419000F" w:tentative="1">
      <w:start w:val="1"/>
      <w:numFmt w:val="decimal"/>
      <w:lvlText w:val="%4."/>
      <w:lvlJc w:val="left"/>
      <w:pPr>
        <w:ind w:left="2826" w:hanging="360"/>
      </w:pPr>
    </w:lvl>
    <w:lvl w:ilvl="4" w:tplc="04190019" w:tentative="1">
      <w:start w:val="1"/>
      <w:numFmt w:val="lowerLetter"/>
      <w:lvlText w:val="%5."/>
      <w:lvlJc w:val="left"/>
      <w:pPr>
        <w:ind w:left="3546" w:hanging="360"/>
      </w:pPr>
    </w:lvl>
    <w:lvl w:ilvl="5" w:tplc="0419001B" w:tentative="1">
      <w:start w:val="1"/>
      <w:numFmt w:val="lowerRoman"/>
      <w:lvlText w:val="%6."/>
      <w:lvlJc w:val="right"/>
      <w:pPr>
        <w:ind w:left="4266" w:hanging="180"/>
      </w:pPr>
    </w:lvl>
    <w:lvl w:ilvl="6" w:tplc="0419000F" w:tentative="1">
      <w:start w:val="1"/>
      <w:numFmt w:val="decimal"/>
      <w:lvlText w:val="%7."/>
      <w:lvlJc w:val="left"/>
      <w:pPr>
        <w:ind w:left="4986" w:hanging="360"/>
      </w:pPr>
    </w:lvl>
    <w:lvl w:ilvl="7" w:tplc="04190019" w:tentative="1">
      <w:start w:val="1"/>
      <w:numFmt w:val="lowerLetter"/>
      <w:lvlText w:val="%8."/>
      <w:lvlJc w:val="left"/>
      <w:pPr>
        <w:ind w:left="5706" w:hanging="360"/>
      </w:pPr>
    </w:lvl>
    <w:lvl w:ilvl="8" w:tplc="041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8" w15:restartNumberingAfterBreak="0">
    <w:nsid w:val="4B094ED3"/>
    <w:multiLevelType w:val="hybridMultilevel"/>
    <w:tmpl w:val="1CF09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3A15C6"/>
    <w:multiLevelType w:val="multilevel"/>
    <w:tmpl w:val="CDF4A62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36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28" w:hanging="1440"/>
      </w:pPr>
      <w:rPr>
        <w:rFonts w:hint="default"/>
      </w:rPr>
    </w:lvl>
  </w:abstractNum>
  <w:abstractNum w:abstractNumId="20" w15:restartNumberingAfterBreak="0">
    <w:nsid w:val="6D8B3988"/>
    <w:multiLevelType w:val="hybridMultilevel"/>
    <w:tmpl w:val="72D23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A76E62"/>
    <w:multiLevelType w:val="hybridMultilevel"/>
    <w:tmpl w:val="243C71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B447A8"/>
    <w:multiLevelType w:val="hybridMultilevel"/>
    <w:tmpl w:val="C4FC89EA"/>
    <w:lvl w:ilvl="0" w:tplc="3C087C7A">
      <w:start w:val="1"/>
      <w:numFmt w:val="decimal"/>
      <w:lvlText w:val="%1."/>
      <w:lvlJc w:val="left"/>
      <w:pPr>
        <w:ind w:left="6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6" w:hanging="360"/>
      </w:pPr>
    </w:lvl>
    <w:lvl w:ilvl="2" w:tplc="0419001B" w:tentative="1">
      <w:start w:val="1"/>
      <w:numFmt w:val="lowerRoman"/>
      <w:lvlText w:val="%3."/>
      <w:lvlJc w:val="right"/>
      <w:pPr>
        <w:ind w:left="2106" w:hanging="180"/>
      </w:pPr>
    </w:lvl>
    <w:lvl w:ilvl="3" w:tplc="0419000F" w:tentative="1">
      <w:start w:val="1"/>
      <w:numFmt w:val="decimal"/>
      <w:lvlText w:val="%4."/>
      <w:lvlJc w:val="left"/>
      <w:pPr>
        <w:ind w:left="2826" w:hanging="360"/>
      </w:pPr>
    </w:lvl>
    <w:lvl w:ilvl="4" w:tplc="04190019" w:tentative="1">
      <w:start w:val="1"/>
      <w:numFmt w:val="lowerLetter"/>
      <w:lvlText w:val="%5."/>
      <w:lvlJc w:val="left"/>
      <w:pPr>
        <w:ind w:left="3546" w:hanging="360"/>
      </w:pPr>
    </w:lvl>
    <w:lvl w:ilvl="5" w:tplc="0419001B" w:tentative="1">
      <w:start w:val="1"/>
      <w:numFmt w:val="lowerRoman"/>
      <w:lvlText w:val="%6."/>
      <w:lvlJc w:val="right"/>
      <w:pPr>
        <w:ind w:left="4266" w:hanging="180"/>
      </w:pPr>
    </w:lvl>
    <w:lvl w:ilvl="6" w:tplc="0419000F" w:tentative="1">
      <w:start w:val="1"/>
      <w:numFmt w:val="decimal"/>
      <w:lvlText w:val="%7."/>
      <w:lvlJc w:val="left"/>
      <w:pPr>
        <w:ind w:left="4986" w:hanging="360"/>
      </w:pPr>
    </w:lvl>
    <w:lvl w:ilvl="7" w:tplc="04190019" w:tentative="1">
      <w:start w:val="1"/>
      <w:numFmt w:val="lowerLetter"/>
      <w:lvlText w:val="%8."/>
      <w:lvlJc w:val="left"/>
      <w:pPr>
        <w:ind w:left="5706" w:hanging="360"/>
      </w:pPr>
    </w:lvl>
    <w:lvl w:ilvl="8" w:tplc="041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3" w15:restartNumberingAfterBreak="0">
    <w:nsid w:val="7F5122AB"/>
    <w:multiLevelType w:val="hybridMultilevel"/>
    <w:tmpl w:val="A9A0D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  <w:lvlOverride w:ilvl="0">
      <w:startOverride w:val="1"/>
    </w:lvlOverride>
  </w:num>
  <w:num w:numId="2">
    <w:abstractNumId w:val="1"/>
  </w:num>
  <w:num w:numId="3">
    <w:abstractNumId w:val="23"/>
  </w:num>
  <w:num w:numId="4">
    <w:abstractNumId w:val="18"/>
  </w:num>
  <w:num w:numId="5">
    <w:abstractNumId w:val="14"/>
  </w:num>
  <w:num w:numId="6">
    <w:abstractNumId w:val="0"/>
  </w:num>
  <w:num w:numId="7">
    <w:abstractNumId w:val="12"/>
  </w:num>
  <w:num w:numId="8">
    <w:abstractNumId w:val="22"/>
  </w:num>
  <w:num w:numId="9">
    <w:abstractNumId w:val="8"/>
  </w:num>
  <w:num w:numId="10">
    <w:abstractNumId w:val="7"/>
  </w:num>
  <w:num w:numId="11">
    <w:abstractNumId w:val="20"/>
  </w:num>
  <w:num w:numId="12">
    <w:abstractNumId w:val="10"/>
  </w:num>
  <w:num w:numId="13">
    <w:abstractNumId w:val="6"/>
  </w:num>
  <w:num w:numId="14">
    <w:abstractNumId w:val="16"/>
  </w:num>
  <w:num w:numId="15">
    <w:abstractNumId w:val="9"/>
  </w:num>
  <w:num w:numId="16">
    <w:abstractNumId w:val="4"/>
  </w:num>
  <w:num w:numId="17">
    <w:abstractNumId w:val="17"/>
  </w:num>
  <w:num w:numId="18">
    <w:abstractNumId w:val="19"/>
  </w:num>
  <w:num w:numId="19">
    <w:abstractNumId w:val="5"/>
  </w:num>
  <w:num w:numId="20">
    <w:abstractNumId w:val="21"/>
  </w:num>
  <w:num w:numId="21">
    <w:abstractNumId w:val="2"/>
  </w:num>
  <w:num w:numId="22">
    <w:abstractNumId w:val="3"/>
  </w:num>
  <w:num w:numId="23">
    <w:abstractNumId w:val="15"/>
  </w:num>
  <w:num w:numId="24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ей Остапив">
    <w15:presenceInfo w15:providerId="Windows Live" w15:userId="3c88ea40f2cf382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AFD"/>
    <w:rsid w:val="000065BB"/>
    <w:rsid w:val="00006657"/>
    <w:rsid w:val="00006C54"/>
    <w:rsid w:val="00007DF0"/>
    <w:rsid w:val="00014F64"/>
    <w:rsid w:val="00020494"/>
    <w:rsid w:val="00020C1E"/>
    <w:rsid w:val="000255A4"/>
    <w:rsid w:val="00027991"/>
    <w:rsid w:val="00031227"/>
    <w:rsid w:val="00031900"/>
    <w:rsid w:val="00031AB5"/>
    <w:rsid w:val="00034364"/>
    <w:rsid w:val="00035224"/>
    <w:rsid w:val="00036C62"/>
    <w:rsid w:val="00040DBF"/>
    <w:rsid w:val="00042251"/>
    <w:rsid w:val="00047F25"/>
    <w:rsid w:val="000539A4"/>
    <w:rsid w:val="00060042"/>
    <w:rsid w:val="00061BDD"/>
    <w:rsid w:val="000632CA"/>
    <w:rsid w:val="00065D12"/>
    <w:rsid w:val="00070641"/>
    <w:rsid w:val="00070D9B"/>
    <w:rsid w:val="00073599"/>
    <w:rsid w:val="00081506"/>
    <w:rsid w:val="00087F9B"/>
    <w:rsid w:val="0009162C"/>
    <w:rsid w:val="000A58D1"/>
    <w:rsid w:val="000B47D9"/>
    <w:rsid w:val="000B66FF"/>
    <w:rsid w:val="000B79E6"/>
    <w:rsid w:val="000C16A0"/>
    <w:rsid w:val="000C3250"/>
    <w:rsid w:val="000C4ABF"/>
    <w:rsid w:val="000C6AC9"/>
    <w:rsid w:val="000D0044"/>
    <w:rsid w:val="000D0CF8"/>
    <w:rsid w:val="000D3ABC"/>
    <w:rsid w:val="000D7B5C"/>
    <w:rsid w:val="000E49DC"/>
    <w:rsid w:val="000E4DAB"/>
    <w:rsid w:val="000F0A59"/>
    <w:rsid w:val="000F599B"/>
    <w:rsid w:val="00102AB6"/>
    <w:rsid w:val="00102D05"/>
    <w:rsid w:val="00103C94"/>
    <w:rsid w:val="0011060A"/>
    <w:rsid w:val="00112B44"/>
    <w:rsid w:val="00114404"/>
    <w:rsid w:val="001149DB"/>
    <w:rsid w:val="00121A29"/>
    <w:rsid w:val="00123B7E"/>
    <w:rsid w:val="0012594B"/>
    <w:rsid w:val="00132938"/>
    <w:rsid w:val="00133CA5"/>
    <w:rsid w:val="0013668E"/>
    <w:rsid w:val="001368F9"/>
    <w:rsid w:val="00141583"/>
    <w:rsid w:val="00142FD3"/>
    <w:rsid w:val="00146AC0"/>
    <w:rsid w:val="001527DC"/>
    <w:rsid w:val="00153B45"/>
    <w:rsid w:val="00161386"/>
    <w:rsid w:val="00162037"/>
    <w:rsid w:val="00165494"/>
    <w:rsid w:val="001673EE"/>
    <w:rsid w:val="00170FF6"/>
    <w:rsid w:val="0017201B"/>
    <w:rsid w:val="001726F1"/>
    <w:rsid w:val="001728D3"/>
    <w:rsid w:val="00174093"/>
    <w:rsid w:val="00175D34"/>
    <w:rsid w:val="00176B16"/>
    <w:rsid w:val="001809AE"/>
    <w:rsid w:val="00182AFF"/>
    <w:rsid w:val="00194368"/>
    <w:rsid w:val="00197956"/>
    <w:rsid w:val="001A1C7D"/>
    <w:rsid w:val="001A727D"/>
    <w:rsid w:val="001B2712"/>
    <w:rsid w:val="001C124D"/>
    <w:rsid w:val="001C22BD"/>
    <w:rsid w:val="001C2CF1"/>
    <w:rsid w:val="001C3D5F"/>
    <w:rsid w:val="001C435D"/>
    <w:rsid w:val="001D4EAC"/>
    <w:rsid w:val="001E1AB6"/>
    <w:rsid w:val="001E52E6"/>
    <w:rsid w:val="001F4C08"/>
    <w:rsid w:val="001F7BA6"/>
    <w:rsid w:val="002076F2"/>
    <w:rsid w:val="00207B93"/>
    <w:rsid w:val="00211862"/>
    <w:rsid w:val="00215DC5"/>
    <w:rsid w:val="00215DD2"/>
    <w:rsid w:val="0021666F"/>
    <w:rsid w:val="00221AED"/>
    <w:rsid w:val="00236966"/>
    <w:rsid w:val="002505D3"/>
    <w:rsid w:val="00256EA2"/>
    <w:rsid w:val="002571B8"/>
    <w:rsid w:val="00257FDA"/>
    <w:rsid w:val="00260E43"/>
    <w:rsid w:val="002629C7"/>
    <w:rsid w:val="00266686"/>
    <w:rsid w:val="002723C8"/>
    <w:rsid w:val="00272A5E"/>
    <w:rsid w:val="00273E54"/>
    <w:rsid w:val="00277C2D"/>
    <w:rsid w:val="002802A8"/>
    <w:rsid w:val="00292F9B"/>
    <w:rsid w:val="002938D4"/>
    <w:rsid w:val="00294DD9"/>
    <w:rsid w:val="002A24E8"/>
    <w:rsid w:val="002A4944"/>
    <w:rsid w:val="002A6685"/>
    <w:rsid w:val="002A6704"/>
    <w:rsid w:val="002B6286"/>
    <w:rsid w:val="002B6779"/>
    <w:rsid w:val="002B7966"/>
    <w:rsid w:val="002C50AA"/>
    <w:rsid w:val="002D4D00"/>
    <w:rsid w:val="002D5867"/>
    <w:rsid w:val="002E1A55"/>
    <w:rsid w:val="002E3BAB"/>
    <w:rsid w:val="002E6D05"/>
    <w:rsid w:val="002F01CF"/>
    <w:rsid w:val="00300BD6"/>
    <w:rsid w:val="0030134C"/>
    <w:rsid w:val="003021A4"/>
    <w:rsid w:val="00304DD6"/>
    <w:rsid w:val="00314551"/>
    <w:rsid w:val="00314A48"/>
    <w:rsid w:val="00314DD0"/>
    <w:rsid w:val="00315C0F"/>
    <w:rsid w:val="00315D87"/>
    <w:rsid w:val="00320289"/>
    <w:rsid w:val="00323A4C"/>
    <w:rsid w:val="0032574E"/>
    <w:rsid w:val="00333005"/>
    <w:rsid w:val="00333E85"/>
    <w:rsid w:val="003363D2"/>
    <w:rsid w:val="00340DBC"/>
    <w:rsid w:val="00341DB6"/>
    <w:rsid w:val="0034354A"/>
    <w:rsid w:val="00345732"/>
    <w:rsid w:val="00347CFD"/>
    <w:rsid w:val="00351507"/>
    <w:rsid w:val="00351ADD"/>
    <w:rsid w:val="0035231F"/>
    <w:rsid w:val="00360E65"/>
    <w:rsid w:val="003617F6"/>
    <w:rsid w:val="00362A72"/>
    <w:rsid w:val="003643F0"/>
    <w:rsid w:val="00364A5B"/>
    <w:rsid w:val="00375F2E"/>
    <w:rsid w:val="003762AD"/>
    <w:rsid w:val="0037666C"/>
    <w:rsid w:val="00376722"/>
    <w:rsid w:val="00386033"/>
    <w:rsid w:val="00392FFE"/>
    <w:rsid w:val="003A1C8B"/>
    <w:rsid w:val="003A1CD2"/>
    <w:rsid w:val="003A2899"/>
    <w:rsid w:val="003A3E4F"/>
    <w:rsid w:val="003A6D86"/>
    <w:rsid w:val="003B48CA"/>
    <w:rsid w:val="003B6B3E"/>
    <w:rsid w:val="003B7CA0"/>
    <w:rsid w:val="003C77E8"/>
    <w:rsid w:val="003D3568"/>
    <w:rsid w:val="003D4298"/>
    <w:rsid w:val="003D5C3C"/>
    <w:rsid w:val="003D7108"/>
    <w:rsid w:val="003E5E67"/>
    <w:rsid w:val="003E7A3C"/>
    <w:rsid w:val="003F1DE1"/>
    <w:rsid w:val="003F270B"/>
    <w:rsid w:val="003F3DE7"/>
    <w:rsid w:val="0040643F"/>
    <w:rsid w:val="004203F6"/>
    <w:rsid w:val="00420B91"/>
    <w:rsid w:val="00421FDB"/>
    <w:rsid w:val="00422D5F"/>
    <w:rsid w:val="004256D6"/>
    <w:rsid w:val="00425D84"/>
    <w:rsid w:val="0043342B"/>
    <w:rsid w:val="004343A5"/>
    <w:rsid w:val="004349B6"/>
    <w:rsid w:val="00434A77"/>
    <w:rsid w:val="004357D1"/>
    <w:rsid w:val="004379CB"/>
    <w:rsid w:val="00440D8A"/>
    <w:rsid w:val="004430A3"/>
    <w:rsid w:val="00444262"/>
    <w:rsid w:val="00452E51"/>
    <w:rsid w:val="0045407B"/>
    <w:rsid w:val="004543EA"/>
    <w:rsid w:val="004566EB"/>
    <w:rsid w:val="004574D4"/>
    <w:rsid w:val="004603FA"/>
    <w:rsid w:val="00460622"/>
    <w:rsid w:val="00461403"/>
    <w:rsid w:val="00462888"/>
    <w:rsid w:val="00466B3C"/>
    <w:rsid w:val="00477013"/>
    <w:rsid w:val="00477F99"/>
    <w:rsid w:val="0048005D"/>
    <w:rsid w:val="0048330A"/>
    <w:rsid w:val="004905B1"/>
    <w:rsid w:val="00491AAF"/>
    <w:rsid w:val="00496D0E"/>
    <w:rsid w:val="00497BF4"/>
    <w:rsid w:val="004A2391"/>
    <w:rsid w:val="004A7067"/>
    <w:rsid w:val="004A792D"/>
    <w:rsid w:val="004B1325"/>
    <w:rsid w:val="004B418B"/>
    <w:rsid w:val="004B60D3"/>
    <w:rsid w:val="004C17D2"/>
    <w:rsid w:val="004C4781"/>
    <w:rsid w:val="004D11DB"/>
    <w:rsid w:val="004D1D90"/>
    <w:rsid w:val="004D693D"/>
    <w:rsid w:val="004D6FED"/>
    <w:rsid w:val="004D7F91"/>
    <w:rsid w:val="004E041B"/>
    <w:rsid w:val="004E3133"/>
    <w:rsid w:val="004F2689"/>
    <w:rsid w:val="004F29E2"/>
    <w:rsid w:val="004F2F77"/>
    <w:rsid w:val="004F7EAD"/>
    <w:rsid w:val="00501526"/>
    <w:rsid w:val="005020D7"/>
    <w:rsid w:val="005033FC"/>
    <w:rsid w:val="0050374D"/>
    <w:rsid w:val="0050683B"/>
    <w:rsid w:val="00506BA3"/>
    <w:rsid w:val="00514B02"/>
    <w:rsid w:val="0051515A"/>
    <w:rsid w:val="00516A8C"/>
    <w:rsid w:val="00520169"/>
    <w:rsid w:val="005254E1"/>
    <w:rsid w:val="00532E93"/>
    <w:rsid w:val="00545D52"/>
    <w:rsid w:val="005468E9"/>
    <w:rsid w:val="0054778F"/>
    <w:rsid w:val="005572CA"/>
    <w:rsid w:val="005634F1"/>
    <w:rsid w:val="00563CCA"/>
    <w:rsid w:val="0056742D"/>
    <w:rsid w:val="00570552"/>
    <w:rsid w:val="0057069B"/>
    <w:rsid w:val="00572A56"/>
    <w:rsid w:val="0057394A"/>
    <w:rsid w:val="00581987"/>
    <w:rsid w:val="00582C4A"/>
    <w:rsid w:val="005857A0"/>
    <w:rsid w:val="005911FB"/>
    <w:rsid w:val="00596CB0"/>
    <w:rsid w:val="005A55D9"/>
    <w:rsid w:val="005A56BB"/>
    <w:rsid w:val="005B4AFD"/>
    <w:rsid w:val="005C1800"/>
    <w:rsid w:val="005C724B"/>
    <w:rsid w:val="005C780A"/>
    <w:rsid w:val="005D3467"/>
    <w:rsid w:val="005D6DDF"/>
    <w:rsid w:val="005E1CCC"/>
    <w:rsid w:val="005E284F"/>
    <w:rsid w:val="005E304D"/>
    <w:rsid w:val="005E3DAC"/>
    <w:rsid w:val="005F10F2"/>
    <w:rsid w:val="005F1DD7"/>
    <w:rsid w:val="005F6634"/>
    <w:rsid w:val="0060058E"/>
    <w:rsid w:val="006105D9"/>
    <w:rsid w:val="006136B7"/>
    <w:rsid w:val="006175B9"/>
    <w:rsid w:val="00617FCA"/>
    <w:rsid w:val="00622ADA"/>
    <w:rsid w:val="00625D40"/>
    <w:rsid w:val="00627E4C"/>
    <w:rsid w:val="00630653"/>
    <w:rsid w:val="00631DAF"/>
    <w:rsid w:val="0063788B"/>
    <w:rsid w:val="0064588C"/>
    <w:rsid w:val="00647BBB"/>
    <w:rsid w:val="00655ED0"/>
    <w:rsid w:val="006573F7"/>
    <w:rsid w:val="00664015"/>
    <w:rsid w:val="006713D1"/>
    <w:rsid w:val="00673F87"/>
    <w:rsid w:val="00675AC4"/>
    <w:rsid w:val="0067673A"/>
    <w:rsid w:val="006771A1"/>
    <w:rsid w:val="0068030F"/>
    <w:rsid w:val="00682B6D"/>
    <w:rsid w:val="0068376E"/>
    <w:rsid w:val="006857A7"/>
    <w:rsid w:val="00685E17"/>
    <w:rsid w:val="00693724"/>
    <w:rsid w:val="006A073C"/>
    <w:rsid w:val="006B00E8"/>
    <w:rsid w:val="006B3DBA"/>
    <w:rsid w:val="006B426E"/>
    <w:rsid w:val="006B43ED"/>
    <w:rsid w:val="006B44F6"/>
    <w:rsid w:val="006C27AE"/>
    <w:rsid w:val="006C7EA1"/>
    <w:rsid w:val="006D3B38"/>
    <w:rsid w:val="006D60CF"/>
    <w:rsid w:val="006E029C"/>
    <w:rsid w:val="006E116B"/>
    <w:rsid w:val="006E5816"/>
    <w:rsid w:val="006E7BE1"/>
    <w:rsid w:val="006F0A28"/>
    <w:rsid w:val="00702216"/>
    <w:rsid w:val="00704227"/>
    <w:rsid w:val="0070475F"/>
    <w:rsid w:val="00707A2C"/>
    <w:rsid w:val="007170DC"/>
    <w:rsid w:val="00722A39"/>
    <w:rsid w:val="00730CAB"/>
    <w:rsid w:val="00731EA6"/>
    <w:rsid w:val="00733CC6"/>
    <w:rsid w:val="00733E68"/>
    <w:rsid w:val="007367BA"/>
    <w:rsid w:val="00740191"/>
    <w:rsid w:val="0074320A"/>
    <w:rsid w:val="0074608E"/>
    <w:rsid w:val="0074738E"/>
    <w:rsid w:val="0075309A"/>
    <w:rsid w:val="00754FDA"/>
    <w:rsid w:val="007562F5"/>
    <w:rsid w:val="00760917"/>
    <w:rsid w:val="00763B69"/>
    <w:rsid w:val="00764461"/>
    <w:rsid w:val="00764A28"/>
    <w:rsid w:val="0077347D"/>
    <w:rsid w:val="007760A1"/>
    <w:rsid w:val="00784848"/>
    <w:rsid w:val="007905A5"/>
    <w:rsid w:val="0079116F"/>
    <w:rsid w:val="00795401"/>
    <w:rsid w:val="0079656B"/>
    <w:rsid w:val="00797EBE"/>
    <w:rsid w:val="007A7990"/>
    <w:rsid w:val="007B1F9C"/>
    <w:rsid w:val="007B5761"/>
    <w:rsid w:val="007B5F51"/>
    <w:rsid w:val="007C08A3"/>
    <w:rsid w:val="007C1803"/>
    <w:rsid w:val="007C55A0"/>
    <w:rsid w:val="007D07E3"/>
    <w:rsid w:val="007D3940"/>
    <w:rsid w:val="007E3027"/>
    <w:rsid w:val="007E6024"/>
    <w:rsid w:val="007E66B2"/>
    <w:rsid w:val="007E6D36"/>
    <w:rsid w:val="007F0B19"/>
    <w:rsid w:val="007F2BB6"/>
    <w:rsid w:val="00802AD3"/>
    <w:rsid w:val="00803B98"/>
    <w:rsid w:val="008044F0"/>
    <w:rsid w:val="00804E1C"/>
    <w:rsid w:val="008073C0"/>
    <w:rsid w:val="008123F6"/>
    <w:rsid w:val="00814D1F"/>
    <w:rsid w:val="008420E2"/>
    <w:rsid w:val="00847BA3"/>
    <w:rsid w:val="00852239"/>
    <w:rsid w:val="00853088"/>
    <w:rsid w:val="008537DA"/>
    <w:rsid w:val="00866B38"/>
    <w:rsid w:val="00871DE2"/>
    <w:rsid w:val="00874BDA"/>
    <w:rsid w:val="00881283"/>
    <w:rsid w:val="00887FEE"/>
    <w:rsid w:val="00893E15"/>
    <w:rsid w:val="00893FA2"/>
    <w:rsid w:val="008A0CE8"/>
    <w:rsid w:val="008A4BA0"/>
    <w:rsid w:val="008A70D3"/>
    <w:rsid w:val="008B2747"/>
    <w:rsid w:val="008B2EF6"/>
    <w:rsid w:val="008B5059"/>
    <w:rsid w:val="008B5383"/>
    <w:rsid w:val="008C65E3"/>
    <w:rsid w:val="008C6EB2"/>
    <w:rsid w:val="008D2E0B"/>
    <w:rsid w:val="008D34F8"/>
    <w:rsid w:val="008D527E"/>
    <w:rsid w:val="008D62B2"/>
    <w:rsid w:val="008E6C2E"/>
    <w:rsid w:val="008E7597"/>
    <w:rsid w:val="008F1458"/>
    <w:rsid w:val="008F17BC"/>
    <w:rsid w:val="008F200D"/>
    <w:rsid w:val="008F635B"/>
    <w:rsid w:val="00900F6D"/>
    <w:rsid w:val="00905F96"/>
    <w:rsid w:val="009127DD"/>
    <w:rsid w:val="00913891"/>
    <w:rsid w:val="00916E37"/>
    <w:rsid w:val="00925624"/>
    <w:rsid w:val="00925FDA"/>
    <w:rsid w:val="00926B36"/>
    <w:rsid w:val="00930660"/>
    <w:rsid w:val="009354B8"/>
    <w:rsid w:val="009356CB"/>
    <w:rsid w:val="00947148"/>
    <w:rsid w:val="00955979"/>
    <w:rsid w:val="00961469"/>
    <w:rsid w:val="009614AB"/>
    <w:rsid w:val="00966D7B"/>
    <w:rsid w:val="0097165E"/>
    <w:rsid w:val="00973D73"/>
    <w:rsid w:val="00977C98"/>
    <w:rsid w:val="00981A08"/>
    <w:rsid w:val="00984A76"/>
    <w:rsid w:val="00985FE7"/>
    <w:rsid w:val="00986157"/>
    <w:rsid w:val="00986241"/>
    <w:rsid w:val="00990148"/>
    <w:rsid w:val="00991969"/>
    <w:rsid w:val="00992F93"/>
    <w:rsid w:val="00993497"/>
    <w:rsid w:val="00997C5C"/>
    <w:rsid w:val="009A0B53"/>
    <w:rsid w:val="009A0F1D"/>
    <w:rsid w:val="009A123E"/>
    <w:rsid w:val="009B7D05"/>
    <w:rsid w:val="009C344B"/>
    <w:rsid w:val="009D1002"/>
    <w:rsid w:val="009D17FA"/>
    <w:rsid w:val="009D53D6"/>
    <w:rsid w:val="009E3DC6"/>
    <w:rsid w:val="009E4E0F"/>
    <w:rsid w:val="009E5D8A"/>
    <w:rsid w:val="009E5EF8"/>
    <w:rsid w:val="00A076B2"/>
    <w:rsid w:val="00A1128E"/>
    <w:rsid w:val="00A12268"/>
    <w:rsid w:val="00A12744"/>
    <w:rsid w:val="00A12A1F"/>
    <w:rsid w:val="00A145A6"/>
    <w:rsid w:val="00A17B8E"/>
    <w:rsid w:val="00A17D0E"/>
    <w:rsid w:val="00A203FD"/>
    <w:rsid w:val="00A21A1C"/>
    <w:rsid w:val="00A2299B"/>
    <w:rsid w:val="00A2365A"/>
    <w:rsid w:val="00A25BD0"/>
    <w:rsid w:val="00A30997"/>
    <w:rsid w:val="00A32FD3"/>
    <w:rsid w:val="00A33DA2"/>
    <w:rsid w:val="00A355E6"/>
    <w:rsid w:val="00A356DD"/>
    <w:rsid w:val="00A403CE"/>
    <w:rsid w:val="00A41B18"/>
    <w:rsid w:val="00A41CD2"/>
    <w:rsid w:val="00A559C2"/>
    <w:rsid w:val="00A57058"/>
    <w:rsid w:val="00A62EB7"/>
    <w:rsid w:val="00A65A15"/>
    <w:rsid w:val="00A734C6"/>
    <w:rsid w:val="00A73A37"/>
    <w:rsid w:val="00A75384"/>
    <w:rsid w:val="00A774FF"/>
    <w:rsid w:val="00A818BB"/>
    <w:rsid w:val="00A841B4"/>
    <w:rsid w:val="00A86255"/>
    <w:rsid w:val="00A922B4"/>
    <w:rsid w:val="00A96E8D"/>
    <w:rsid w:val="00A97D8F"/>
    <w:rsid w:val="00AA409B"/>
    <w:rsid w:val="00AB3132"/>
    <w:rsid w:val="00AB48CA"/>
    <w:rsid w:val="00AB60E7"/>
    <w:rsid w:val="00AB7CE0"/>
    <w:rsid w:val="00AC1DC4"/>
    <w:rsid w:val="00AC426D"/>
    <w:rsid w:val="00AC5AFD"/>
    <w:rsid w:val="00AD530F"/>
    <w:rsid w:val="00AD60D1"/>
    <w:rsid w:val="00AE1404"/>
    <w:rsid w:val="00AE23E0"/>
    <w:rsid w:val="00AE506F"/>
    <w:rsid w:val="00AF2177"/>
    <w:rsid w:val="00AF7826"/>
    <w:rsid w:val="00B0236A"/>
    <w:rsid w:val="00B0334C"/>
    <w:rsid w:val="00B04A40"/>
    <w:rsid w:val="00B052E7"/>
    <w:rsid w:val="00B10CA9"/>
    <w:rsid w:val="00B12BB4"/>
    <w:rsid w:val="00B15F3A"/>
    <w:rsid w:val="00B16920"/>
    <w:rsid w:val="00B2071E"/>
    <w:rsid w:val="00B3398A"/>
    <w:rsid w:val="00B36B0B"/>
    <w:rsid w:val="00B406E3"/>
    <w:rsid w:val="00B43BA2"/>
    <w:rsid w:val="00B46A7C"/>
    <w:rsid w:val="00B506BA"/>
    <w:rsid w:val="00B508C5"/>
    <w:rsid w:val="00B52E6D"/>
    <w:rsid w:val="00B55A24"/>
    <w:rsid w:val="00B57682"/>
    <w:rsid w:val="00B57AB5"/>
    <w:rsid w:val="00B65577"/>
    <w:rsid w:val="00B70875"/>
    <w:rsid w:val="00B71DCC"/>
    <w:rsid w:val="00B74205"/>
    <w:rsid w:val="00B762CE"/>
    <w:rsid w:val="00B7709C"/>
    <w:rsid w:val="00B8013D"/>
    <w:rsid w:val="00B80237"/>
    <w:rsid w:val="00B941A2"/>
    <w:rsid w:val="00B95663"/>
    <w:rsid w:val="00BA55EF"/>
    <w:rsid w:val="00BB04AB"/>
    <w:rsid w:val="00BB141A"/>
    <w:rsid w:val="00BB2197"/>
    <w:rsid w:val="00BB4BD1"/>
    <w:rsid w:val="00BB5DAC"/>
    <w:rsid w:val="00BB6207"/>
    <w:rsid w:val="00BB63D2"/>
    <w:rsid w:val="00BB6A66"/>
    <w:rsid w:val="00BB6E94"/>
    <w:rsid w:val="00BC150A"/>
    <w:rsid w:val="00BC3D32"/>
    <w:rsid w:val="00BC42B5"/>
    <w:rsid w:val="00BC4E91"/>
    <w:rsid w:val="00BC540C"/>
    <w:rsid w:val="00BC6E89"/>
    <w:rsid w:val="00BD0374"/>
    <w:rsid w:val="00BD3FE9"/>
    <w:rsid w:val="00BD59E5"/>
    <w:rsid w:val="00BD5AC3"/>
    <w:rsid w:val="00BE0579"/>
    <w:rsid w:val="00BF3CA5"/>
    <w:rsid w:val="00BF51A8"/>
    <w:rsid w:val="00C0280E"/>
    <w:rsid w:val="00C052AE"/>
    <w:rsid w:val="00C07A88"/>
    <w:rsid w:val="00C1022B"/>
    <w:rsid w:val="00C12819"/>
    <w:rsid w:val="00C14698"/>
    <w:rsid w:val="00C14EA7"/>
    <w:rsid w:val="00C209B4"/>
    <w:rsid w:val="00C22BBE"/>
    <w:rsid w:val="00C3194A"/>
    <w:rsid w:val="00C405F0"/>
    <w:rsid w:val="00C45399"/>
    <w:rsid w:val="00C4767D"/>
    <w:rsid w:val="00C50AB8"/>
    <w:rsid w:val="00C52E34"/>
    <w:rsid w:val="00C6723C"/>
    <w:rsid w:val="00C71248"/>
    <w:rsid w:val="00C73DBE"/>
    <w:rsid w:val="00C772DA"/>
    <w:rsid w:val="00C81310"/>
    <w:rsid w:val="00C8190D"/>
    <w:rsid w:val="00C82B84"/>
    <w:rsid w:val="00C82C53"/>
    <w:rsid w:val="00C8409E"/>
    <w:rsid w:val="00C840EE"/>
    <w:rsid w:val="00C8576C"/>
    <w:rsid w:val="00C90307"/>
    <w:rsid w:val="00C946F9"/>
    <w:rsid w:val="00C94895"/>
    <w:rsid w:val="00C94A47"/>
    <w:rsid w:val="00C96FFE"/>
    <w:rsid w:val="00C9746F"/>
    <w:rsid w:val="00CA1F27"/>
    <w:rsid w:val="00CB5B0D"/>
    <w:rsid w:val="00CC0201"/>
    <w:rsid w:val="00CC136D"/>
    <w:rsid w:val="00CC637E"/>
    <w:rsid w:val="00CC7BEC"/>
    <w:rsid w:val="00CD246D"/>
    <w:rsid w:val="00CE459E"/>
    <w:rsid w:val="00CE4FFA"/>
    <w:rsid w:val="00CF07EF"/>
    <w:rsid w:val="00CF1A6B"/>
    <w:rsid w:val="00CF6BC3"/>
    <w:rsid w:val="00D050C4"/>
    <w:rsid w:val="00D053AF"/>
    <w:rsid w:val="00D12094"/>
    <w:rsid w:val="00D14610"/>
    <w:rsid w:val="00D241A3"/>
    <w:rsid w:val="00D2636D"/>
    <w:rsid w:val="00D351E4"/>
    <w:rsid w:val="00D3617C"/>
    <w:rsid w:val="00D44D98"/>
    <w:rsid w:val="00D471E8"/>
    <w:rsid w:val="00D5441E"/>
    <w:rsid w:val="00D632A0"/>
    <w:rsid w:val="00D6377A"/>
    <w:rsid w:val="00D66D7E"/>
    <w:rsid w:val="00D70CEF"/>
    <w:rsid w:val="00D718EF"/>
    <w:rsid w:val="00D7697A"/>
    <w:rsid w:val="00D77E1C"/>
    <w:rsid w:val="00D85530"/>
    <w:rsid w:val="00D87DBD"/>
    <w:rsid w:val="00D9110A"/>
    <w:rsid w:val="00D925A8"/>
    <w:rsid w:val="00D94369"/>
    <w:rsid w:val="00D95055"/>
    <w:rsid w:val="00DA3D76"/>
    <w:rsid w:val="00DA5A97"/>
    <w:rsid w:val="00DA7CCC"/>
    <w:rsid w:val="00DB00D6"/>
    <w:rsid w:val="00DB345F"/>
    <w:rsid w:val="00DB3AD2"/>
    <w:rsid w:val="00DB4AD1"/>
    <w:rsid w:val="00DC0BE7"/>
    <w:rsid w:val="00DC157F"/>
    <w:rsid w:val="00DC5904"/>
    <w:rsid w:val="00DC65E6"/>
    <w:rsid w:val="00DD0582"/>
    <w:rsid w:val="00DD0D46"/>
    <w:rsid w:val="00DD5380"/>
    <w:rsid w:val="00DE24CA"/>
    <w:rsid w:val="00DE50BC"/>
    <w:rsid w:val="00DF2DC7"/>
    <w:rsid w:val="00E035CD"/>
    <w:rsid w:val="00E056B3"/>
    <w:rsid w:val="00E07B6A"/>
    <w:rsid w:val="00E13783"/>
    <w:rsid w:val="00E13F47"/>
    <w:rsid w:val="00E220A1"/>
    <w:rsid w:val="00E23ABE"/>
    <w:rsid w:val="00E24DFA"/>
    <w:rsid w:val="00E24FF2"/>
    <w:rsid w:val="00E26667"/>
    <w:rsid w:val="00E31E75"/>
    <w:rsid w:val="00E31F56"/>
    <w:rsid w:val="00E32CE9"/>
    <w:rsid w:val="00E371BF"/>
    <w:rsid w:val="00E37F7D"/>
    <w:rsid w:val="00E4654C"/>
    <w:rsid w:val="00E47B64"/>
    <w:rsid w:val="00E518C9"/>
    <w:rsid w:val="00E52B6B"/>
    <w:rsid w:val="00E53EB7"/>
    <w:rsid w:val="00E5534C"/>
    <w:rsid w:val="00E555FF"/>
    <w:rsid w:val="00E557DC"/>
    <w:rsid w:val="00E610A2"/>
    <w:rsid w:val="00E64CE6"/>
    <w:rsid w:val="00E64E79"/>
    <w:rsid w:val="00E652B1"/>
    <w:rsid w:val="00E70924"/>
    <w:rsid w:val="00E75DC9"/>
    <w:rsid w:val="00E804F2"/>
    <w:rsid w:val="00E80CF5"/>
    <w:rsid w:val="00E87733"/>
    <w:rsid w:val="00E87C3C"/>
    <w:rsid w:val="00E9228E"/>
    <w:rsid w:val="00E95EAD"/>
    <w:rsid w:val="00EA17CF"/>
    <w:rsid w:val="00EA2746"/>
    <w:rsid w:val="00EA523A"/>
    <w:rsid w:val="00EA66CA"/>
    <w:rsid w:val="00EB283B"/>
    <w:rsid w:val="00EC6D15"/>
    <w:rsid w:val="00EC7A2D"/>
    <w:rsid w:val="00ED0747"/>
    <w:rsid w:val="00ED0935"/>
    <w:rsid w:val="00ED4516"/>
    <w:rsid w:val="00EE062A"/>
    <w:rsid w:val="00EE37D7"/>
    <w:rsid w:val="00EF4996"/>
    <w:rsid w:val="00EF4D62"/>
    <w:rsid w:val="00EF6A5A"/>
    <w:rsid w:val="00EF6A86"/>
    <w:rsid w:val="00F00AD3"/>
    <w:rsid w:val="00F02643"/>
    <w:rsid w:val="00F04A5E"/>
    <w:rsid w:val="00F06FCD"/>
    <w:rsid w:val="00F10A90"/>
    <w:rsid w:val="00F110F3"/>
    <w:rsid w:val="00F11BCF"/>
    <w:rsid w:val="00F1260E"/>
    <w:rsid w:val="00F150D1"/>
    <w:rsid w:val="00F1579F"/>
    <w:rsid w:val="00F17CF6"/>
    <w:rsid w:val="00F218BA"/>
    <w:rsid w:val="00F25194"/>
    <w:rsid w:val="00F27408"/>
    <w:rsid w:val="00F27ACB"/>
    <w:rsid w:val="00F3072B"/>
    <w:rsid w:val="00F30B24"/>
    <w:rsid w:val="00F32B4E"/>
    <w:rsid w:val="00F35E71"/>
    <w:rsid w:val="00F57085"/>
    <w:rsid w:val="00F60A92"/>
    <w:rsid w:val="00F6239B"/>
    <w:rsid w:val="00F66BB4"/>
    <w:rsid w:val="00F701E3"/>
    <w:rsid w:val="00F70AB9"/>
    <w:rsid w:val="00F7152E"/>
    <w:rsid w:val="00F73140"/>
    <w:rsid w:val="00F73B77"/>
    <w:rsid w:val="00F758EF"/>
    <w:rsid w:val="00F76E2D"/>
    <w:rsid w:val="00F840A7"/>
    <w:rsid w:val="00F90C85"/>
    <w:rsid w:val="00F94104"/>
    <w:rsid w:val="00F95BAC"/>
    <w:rsid w:val="00F96539"/>
    <w:rsid w:val="00FA1B32"/>
    <w:rsid w:val="00FA2441"/>
    <w:rsid w:val="00FA2496"/>
    <w:rsid w:val="00FA288A"/>
    <w:rsid w:val="00FB0AF5"/>
    <w:rsid w:val="00FC18D6"/>
    <w:rsid w:val="00FC30B2"/>
    <w:rsid w:val="00FC3197"/>
    <w:rsid w:val="00FC4507"/>
    <w:rsid w:val="00FC47A8"/>
    <w:rsid w:val="00FC547B"/>
    <w:rsid w:val="00FD65DD"/>
    <w:rsid w:val="00FE3072"/>
    <w:rsid w:val="00FE637E"/>
    <w:rsid w:val="00FE6387"/>
    <w:rsid w:val="00FF1BB6"/>
    <w:rsid w:val="00FF60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8F2FB43"/>
  <w15:docId w15:val="{788A87DF-3152-4F65-8B74-CB13C516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0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AC5AFD"/>
    <w:pPr>
      <w:keepNext/>
      <w:spacing w:line="360" w:lineRule="auto"/>
      <w:jc w:val="center"/>
      <w:outlineLvl w:val="0"/>
    </w:pPr>
    <w:rPr>
      <w:b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C5AF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C5AF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C5AF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a3">
    <w:name w:val="Title"/>
    <w:basedOn w:val="a"/>
    <w:link w:val="a4"/>
    <w:qFormat/>
    <w:rsid w:val="00AC5AFD"/>
    <w:pPr>
      <w:jc w:val="center"/>
    </w:pPr>
    <w:rPr>
      <w:rFonts w:ascii="Peterburg" w:hAnsi="Peterburg"/>
      <w:b/>
      <w:sz w:val="24"/>
    </w:rPr>
  </w:style>
  <w:style w:type="character" w:customStyle="1" w:styleId="a4">
    <w:name w:val="Заголовок Знак"/>
    <w:basedOn w:val="a0"/>
    <w:link w:val="a3"/>
    <w:rsid w:val="00AC5AFD"/>
    <w:rPr>
      <w:rFonts w:ascii="Peterburg" w:eastAsia="Times New Roman" w:hAnsi="Peterburg" w:cs="Times New Roman"/>
      <w:b/>
      <w:sz w:val="24"/>
      <w:szCs w:val="20"/>
      <w:lang w:eastAsia="ru-RU"/>
    </w:rPr>
  </w:style>
  <w:style w:type="table" w:styleId="a5">
    <w:name w:val="Table Grid"/>
    <w:basedOn w:val="a1"/>
    <w:uiPriority w:val="39"/>
    <w:rsid w:val="00AC5A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rsid w:val="00AC5AFD"/>
    <w:rPr>
      <w:color w:val="0000FF"/>
      <w:u w:val="single"/>
    </w:rPr>
  </w:style>
  <w:style w:type="paragraph" w:styleId="a7">
    <w:name w:val="footer"/>
    <w:basedOn w:val="a"/>
    <w:link w:val="a8"/>
    <w:uiPriority w:val="99"/>
    <w:unhideWhenUsed/>
    <w:rsid w:val="00AC5AF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C5AF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D7F91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D7F91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List Paragraph"/>
    <w:basedOn w:val="a"/>
    <w:uiPriority w:val="34"/>
    <w:qFormat/>
    <w:rsid w:val="004905B1"/>
    <w:pPr>
      <w:ind w:left="720"/>
      <w:contextualSpacing/>
    </w:pPr>
  </w:style>
  <w:style w:type="paragraph" w:styleId="ac">
    <w:name w:val="footnote text"/>
    <w:basedOn w:val="a"/>
    <w:link w:val="ad"/>
    <w:uiPriority w:val="99"/>
    <w:semiHidden/>
    <w:unhideWhenUsed/>
    <w:rsid w:val="00F73140"/>
  </w:style>
  <w:style w:type="character" w:customStyle="1" w:styleId="ad">
    <w:name w:val="Текст сноски Знак"/>
    <w:basedOn w:val="a0"/>
    <w:link w:val="ac"/>
    <w:uiPriority w:val="99"/>
    <w:semiHidden/>
    <w:rsid w:val="00F7314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footnote reference"/>
    <w:basedOn w:val="a0"/>
    <w:uiPriority w:val="99"/>
    <w:semiHidden/>
    <w:unhideWhenUsed/>
    <w:rsid w:val="00F73140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F73140"/>
  </w:style>
  <w:style w:type="character" w:customStyle="1" w:styleId="af0">
    <w:name w:val="Текст концевой сноски Знак"/>
    <w:basedOn w:val="a0"/>
    <w:link w:val="af"/>
    <w:uiPriority w:val="99"/>
    <w:semiHidden/>
    <w:rsid w:val="00F7314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endnote reference"/>
    <w:basedOn w:val="a0"/>
    <w:uiPriority w:val="99"/>
    <w:semiHidden/>
    <w:unhideWhenUsed/>
    <w:rsid w:val="00F73140"/>
    <w:rPr>
      <w:vertAlign w:val="superscript"/>
    </w:rPr>
  </w:style>
  <w:style w:type="character" w:styleId="af2">
    <w:name w:val="FollowedHyperlink"/>
    <w:basedOn w:val="a0"/>
    <w:uiPriority w:val="99"/>
    <w:semiHidden/>
    <w:unhideWhenUsed/>
    <w:rsid w:val="00D925A8"/>
    <w:rPr>
      <w:color w:val="954F72" w:themeColor="followedHyperlink"/>
      <w:u w:val="single"/>
    </w:rPr>
  </w:style>
  <w:style w:type="character" w:styleId="af3">
    <w:name w:val="annotation reference"/>
    <w:basedOn w:val="a0"/>
    <w:uiPriority w:val="99"/>
    <w:semiHidden/>
    <w:unhideWhenUsed/>
    <w:rsid w:val="001C22BD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1C22BD"/>
  </w:style>
  <w:style w:type="character" w:customStyle="1" w:styleId="af5">
    <w:name w:val="Текст примечания Знак"/>
    <w:basedOn w:val="a0"/>
    <w:link w:val="af4"/>
    <w:uiPriority w:val="99"/>
    <w:semiHidden/>
    <w:rsid w:val="001C22B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1C22BD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1C22B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8">
    <w:name w:val="header"/>
    <w:basedOn w:val="a"/>
    <w:link w:val="af9"/>
    <w:uiPriority w:val="99"/>
    <w:unhideWhenUsed/>
    <w:rsid w:val="00C14EA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C14EA7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3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gi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file.mip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90E4B-7007-4FE4-9145-4C57C6E73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13</Pages>
  <Words>2980</Words>
  <Characters>16989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Полуэктова Елена Геннадьевна</dc:creator>
  <cp:keywords/>
  <dc:description/>
  <cp:lastModifiedBy>Алексей Остапив</cp:lastModifiedBy>
  <cp:revision>35</cp:revision>
  <cp:lastPrinted>2016-10-31T10:45:00Z</cp:lastPrinted>
  <dcterms:created xsi:type="dcterms:W3CDTF">2022-09-14T09:29:00Z</dcterms:created>
  <dcterms:modified xsi:type="dcterms:W3CDTF">2024-12-25T05:58:00Z</dcterms:modified>
</cp:coreProperties>
</file>